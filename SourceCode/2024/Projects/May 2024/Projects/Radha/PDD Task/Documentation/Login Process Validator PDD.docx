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3453B814"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05D2764" wp14:editId="20BCF9AD">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1177759C" w14:textId="77777777" w:rsidTr="00E27370">
            <w:trPr>
              <w:trHeight w:val="426"/>
            </w:trPr>
            <w:tc>
              <w:tcPr>
                <w:tcW w:w="1984" w:type="dxa"/>
                <w:vAlign w:val="center"/>
              </w:tcPr>
              <w:p w14:paraId="0AC99828" w14:textId="77777777" w:rsidR="009A3179" w:rsidRPr="005C31C8" w:rsidRDefault="009A3179" w:rsidP="00E27370">
                <w:pPr>
                  <w:pStyle w:val="NoSpacing"/>
                </w:pPr>
                <w:r>
                  <w:rPr>
                    <w:noProof/>
                  </w:rPr>
                  <w:drawing>
                    <wp:inline distT="0" distB="0" distL="0" distR="0" wp14:anchorId="0CC32D3B" wp14:editId="36AAD992">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72DEF58B"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6E7ECC7B" w14:textId="77777777" w:rsidR="009A3179" w:rsidRPr="005C31C8" w:rsidRDefault="009A3179" w:rsidP="00E27370">
                <w:pPr>
                  <w:pStyle w:val="NoSpacing"/>
                </w:pPr>
              </w:p>
            </w:tc>
          </w:tr>
        </w:tbl>
        <w:p w14:paraId="2EE79CF1" w14:textId="77777777" w:rsidR="009A3179" w:rsidRDefault="009A3179" w:rsidP="009A3179"/>
        <w:p w14:paraId="067C9708" w14:textId="77777777" w:rsidR="009A3179" w:rsidRDefault="009A3179" w:rsidP="009A3179"/>
        <w:p w14:paraId="74BABA56" w14:textId="77777777" w:rsidR="009A3179" w:rsidRDefault="009A3179" w:rsidP="009A3179"/>
        <w:p w14:paraId="3A8B6A6E" w14:textId="77777777" w:rsidR="009A3179" w:rsidRDefault="009A3179" w:rsidP="009A3179"/>
        <w:p w14:paraId="117EDB1A" w14:textId="77777777" w:rsidR="009A3179" w:rsidRDefault="009A3179" w:rsidP="009A3179"/>
        <w:p w14:paraId="4AA81F74" w14:textId="77777777" w:rsidR="009A3179" w:rsidRPr="00921A55" w:rsidRDefault="009A3179" w:rsidP="009A3179"/>
        <w:p w14:paraId="2ECB8905" w14:textId="77777777" w:rsidR="009A3179" w:rsidRPr="00AB6DA8" w:rsidRDefault="009A3179" w:rsidP="00316ADD">
          <w:pPr>
            <w:pStyle w:val="GuideName"/>
            <w:framePr w:w="7576" w:h="5641" w:hRule="exact" w:wrap="around" w:y="91"/>
            <w:spacing w:line="192" w:lineRule="auto"/>
          </w:pPr>
          <w:r w:rsidRPr="00E16843">
            <w:t>Login Process Validator PDD</w:t>
          </w:r>
        </w:p>
        <w:p w14:paraId="51546386" w14:textId="77777777" w:rsidR="009A3179" w:rsidRDefault="009A3179" w:rsidP="009A3179">
          <w:pPr>
            <w:pStyle w:val="Name"/>
          </w:pPr>
        </w:p>
        <w:p w14:paraId="2D7AFC4C" w14:textId="77777777" w:rsidR="009A3179" w:rsidRDefault="009A3179" w:rsidP="009A3179">
          <w:pPr>
            <w:pStyle w:val="Subtitle"/>
          </w:pPr>
        </w:p>
        <w:p w14:paraId="622DC9AC" w14:textId="77777777" w:rsidR="009A3179" w:rsidRDefault="009A3179" w:rsidP="009A3179">
          <w:pPr>
            <w:pStyle w:val="Subtitle"/>
          </w:pPr>
        </w:p>
        <w:p w14:paraId="119EB210" w14:textId="77777777" w:rsidR="009A3179" w:rsidRDefault="009A3179" w:rsidP="009A3179">
          <w:pPr>
            <w:pStyle w:val="Subtitle"/>
            <w:jc w:val="both"/>
          </w:pPr>
        </w:p>
        <w:p w14:paraId="1021DCD8" w14:textId="77777777" w:rsidR="007F2169" w:rsidRDefault="007F2169" w:rsidP="009A3179">
          <w:pPr>
            <w:pStyle w:val="Subtitle"/>
            <w:jc w:val="both"/>
          </w:pPr>
        </w:p>
        <w:p w14:paraId="7E21F373" w14:textId="77777777" w:rsidR="007F2169" w:rsidRDefault="007F2169" w:rsidP="009A3179">
          <w:pPr>
            <w:pStyle w:val="Subtitle"/>
            <w:jc w:val="both"/>
          </w:pPr>
        </w:p>
        <w:p w14:paraId="778590B0" w14:textId="77777777" w:rsidR="007F2169" w:rsidRDefault="007F2169" w:rsidP="009A3179">
          <w:pPr>
            <w:pStyle w:val="Subtitle"/>
            <w:jc w:val="both"/>
          </w:pPr>
        </w:p>
        <w:p w14:paraId="5A0CB156" w14:textId="77777777" w:rsidR="007F2169" w:rsidRDefault="007F2169" w:rsidP="009A3179">
          <w:pPr>
            <w:pStyle w:val="Subtitle"/>
            <w:jc w:val="both"/>
          </w:pPr>
        </w:p>
        <w:p w14:paraId="33FC24C2" w14:textId="77777777" w:rsidR="007F2169" w:rsidRDefault="007F2169" w:rsidP="009A3179">
          <w:pPr>
            <w:pStyle w:val="Subtitle"/>
            <w:jc w:val="both"/>
          </w:pPr>
        </w:p>
        <w:p w14:paraId="6B1AEB42" w14:textId="77777777" w:rsidR="007F2169" w:rsidRDefault="007F2169" w:rsidP="009A3179">
          <w:pPr>
            <w:pStyle w:val="Subtitle"/>
            <w:jc w:val="both"/>
          </w:pPr>
        </w:p>
        <w:p w14:paraId="02C03971" w14:textId="77777777" w:rsidR="00316ADD" w:rsidRDefault="00316ADD" w:rsidP="009A3179">
          <w:pPr>
            <w:pStyle w:val="Subtitle"/>
            <w:jc w:val="both"/>
          </w:pPr>
        </w:p>
        <w:p w14:paraId="23685E46" w14:textId="77777777" w:rsidR="00316ADD" w:rsidRDefault="00316ADD" w:rsidP="009A3179">
          <w:pPr>
            <w:pStyle w:val="Subtitle"/>
            <w:jc w:val="both"/>
          </w:pPr>
        </w:p>
        <w:p w14:paraId="75F55C13" w14:textId="77777777" w:rsidR="00316ADD" w:rsidRDefault="00316ADD" w:rsidP="009A3179">
          <w:pPr>
            <w:pStyle w:val="Subtitle"/>
            <w:jc w:val="both"/>
          </w:pPr>
        </w:p>
        <w:p w14:paraId="60DA4208" w14:textId="77777777" w:rsidR="00316ADD" w:rsidRDefault="00316ADD" w:rsidP="009A3179">
          <w:pPr>
            <w:pStyle w:val="Subtitle"/>
            <w:jc w:val="both"/>
          </w:pPr>
        </w:p>
        <w:p w14:paraId="302413EF" w14:textId="77777777" w:rsidR="00316ADD" w:rsidRDefault="00316ADD" w:rsidP="009A3179">
          <w:pPr>
            <w:pStyle w:val="Subtitle"/>
            <w:jc w:val="both"/>
          </w:pPr>
        </w:p>
        <w:p w14:paraId="731D884B" w14:textId="77777777" w:rsidR="00316ADD" w:rsidRDefault="00316ADD" w:rsidP="009A3179">
          <w:pPr>
            <w:pStyle w:val="Subtitle"/>
            <w:jc w:val="both"/>
          </w:pPr>
        </w:p>
        <w:p w14:paraId="4F02A898" w14:textId="77777777" w:rsidR="009A3179" w:rsidRPr="009A6EA3" w:rsidRDefault="009A3179" w:rsidP="009A3179">
          <w:pPr>
            <w:pStyle w:val="Subtitle"/>
            <w:jc w:val="both"/>
          </w:pPr>
          <w:r w:rsidRPr="009A6EA3">
            <w:t>Validate all hash keys generated for user using login application.</w:t>
          </w:r>
        </w:p>
        <w:p w14:paraId="340AB918" w14:textId="77777777" w:rsidR="009A3179" w:rsidRDefault="009A3179" w:rsidP="009A3179">
          <w:pPr>
            <w:pStyle w:val="Name"/>
          </w:pPr>
        </w:p>
        <w:p w14:paraId="1A6B9A73" w14:textId="77777777" w:rsidR="009A3179" w:rsidRPr="00AB6DA8" w:rsidRDefault="009A3179" w:rsidP="009A3179"/>
        <w:p w14:paraId="2D10E141"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7B9E4C48" w14:textId="77777777" w:rsidR="00363CD8" w:rsidRPr="00316ADD" w:rsidRDefault="0004327D"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02E165EA" w14:textId="77777777" w:rsidR="00E93F5E" w:rsidRPr="007D577F" w:rsidRDefault="00AF6AEC" w:rsidP="00FB63FC">
          <w:pPr>
            <w:pStyle w:val="Heading1"/>
          </w:pPr>
          <w:r w:rsidRPr="00E93F5E">
            <w:t>Table of Contents</w:t>
          </w:r>
          <w:bookmarkEnd w:id="4"/>
          <w:bookmarkEnd w:id="3"/>
        </w:p>
        <w:p w14:paraId="1C0F69F2" w14:textId="77777777" w:rsidR="002F4626" w:rsidRDefault="002F4626" w:rsidP="00E27370">
          <w:pPr>
            <w:pStyle w:val="TOC1"/>
            <w:tabs>
              <w:tab w:val="right" w:leader="dot" w:pos="9350"/>
            </w:tabs>
            <w:rPr>
              <w:rFonts w:asciiTheme="minorHAnsi" w:hAnsiTheme="minorHAnsi"/>
              <w:i/>
            </w:rPr>
          </w:pPr>
        </w:p>
        <w:p w14:paraId="16603BA4"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04DCBB14" w14:textId="77777777" w:rsidR="00F55C91" w:rsidRDefault="0004327D">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2301A018" w14:textId="77777777" w:rsidR="00F55C91" w:rsidRDefault="0004327D">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10678A8B" w14:textId="77777777" w:rsidR="00F55C91" w:rsidRDefault="0004327D">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F3AB775" w14:textId="77777777" w:rsidR="00F55C91" w:rsidRDefault="0004327D">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3A9CEFDA" w14:textId="77777777" w:rsidR="00F55C91" w:rsidRDefault="0004327D">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31AA4AD9" w14:textId="77777777" w:rsidR="00F55C91" w:rsidRDefault="0004327D">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D0639B3" w14:textId="77777777" w:rsidR="00F55C91" w:rsidRDefault="0004327D">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22E08430" w14:textId="77777777" w:rsidR="00F55C91" w:rsidRDefault="0004327D">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1A3BD82B" w14:textId="77777777" w:rsidR="00F55C91" w:rsidRDefault="0004327D">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04E09BFA" w14:textId="77777777" w:rsidR="00F55C91" w:rsidRDefault="0004327D">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37CC7BB2" w14:textId="77777777" w:rsidR="00F55C91" w:rsidRDefault="0004327D">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3AB22625" w14:textId="77777777" w:rsidR="00F55C91" w:rsidRDefault="0004327D">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5F6E220C" w14:textId="77777777" w:rsidR="00F55C91" w:rsidRDefault="0004327D">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1F1D0093" w14:textId="77777777" w:rsidR="00F55C91" w:rsidRDefault="0004327D">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6ABD58E" w14:textId="77777777" w:rsidR="00F55C91" w:rsidRDefault="0004327D">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92C6D5E" w14:textId="77777777" w:rsidR="00F55C91" w:rsidRDefault="0004327D">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86CA59C" w14:textId="77777777" w:rsidR="00F55C91" w:rsidRDefault="0004327D">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B1A3241" w14:textId="77777777" w:rsidR="00F55C91" w:rsidRDefault="0004327D">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7706C69F" w14:textId="77777777" w:rsidR="00F55C91" w:rsidRDefault="0004327D">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59FEA7E3" w14:textId="77777777" w:rsidR="00F55C91" w:rsidRDefault="0004327D">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197B9F7C" w14:textId="77777777" w:rsidR="00F55C91" w:rsidRDefault="0004327D">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36A220BA" w14:textId="77777777" w:rsidR="00F55C91" w:rsidRDefault="0004327D">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04CE60C2" w14:textId="77777777" w:rsidR="00F55C91" w:rsidRDefault="0004327D">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7C629624" w14:textId="77777777" w:rsidR="004F0141" w:rsidRDefault="009A7D64" w:rsidP="00FB63FC">
          <w:r>
            <w:rPr>
              <w:rFonts w:asciiTheme="minorHAnsi" w:hAnsiTheme="minorHAnsi"/>
              <w:i/>
              <w:sz w:val="24"/>
              <w:szCs w:val="24"/>
            </w:rPr>
            <w:fldChar w:fldCharType="end"/>
          </w:r>
        </w:p>
      </w:sdtContent>
    </w:sdt>
    <w:p w14:paraId="6D26CE99" w14:textId="77777777" w:rsidR="004F0141" w:rsidRPr="004F0141" w:rsidRDefault="00AF6AEC" w:rsidP="00FB63FC">
      <w:r w:rsidRPr="0097201A">
        <w:br w:type="page"/>
      </w:r>
    </w:p>
    <w:p w14:paraId="04D0B69A"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55F9DE87"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6DDABDCD"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7BB05CBA"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7E24421"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7E5C89DD"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3F21E85C" w14:textId="77777777" w:rsidR="00D9001D" w:rsidRPr="00FB2BB3" w:rsidRDefault="00D9001D" w:rsidP="00403BE5">
      <w:pPr>
        <w:pStyle w:val="ListParagraph"/>
        <w:numPr>
          <w:ilvl w:val="0"/>
          <w:numId w:val="7"/>
        </w:numPr>
      </w:pPr>
      <w:r w:rsidRPr="00FB2BB3">
        <w:t>Reduce processing time per item by 80%</w:t>
      </w:r>
    </w:p>
    <w:p w14:paraId="12DBDBAE"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178755EA"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3DF7B23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627D01BB"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513A3F44" w14:textId="77777777" w:rsidTr="00202917">
        <w:trPr>
          <w:trHeight w:val="20"/>
        </w:trPr>
        <w:tc>
          <w:tcPr>
            <w:tcW w:w="1435" w:type="dxa"/>
            <w:shd w:val="clear" w:color="auto" w:fill="498CF1" w:themeFill="background2" w:themeFillShade="BF"/>
            <w:vAlign w:val="center"/>
          </w:tcPr>
          <w:p w14:paraId="70B858A5"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6B2D997D"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4F6651D0"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235D66B7"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0FC4CC36" w14:textId="77777777" w:rsidTr="00202917">
        <w:trPr>
          <w:trHeight w:val="20"/>
        </w:trPr>
        <w:tc>
          <w:tcPr>
            <w:tcW w:w="1435" w:type="dxa"/>
          </w:tcPr>
          <w:p w14:paraId="4299E3CD" w14:textId="630F9017" w:rsidR="00D9001D" w:rsidRPr="005C4926" w:rsidRDefault="00011470" w:rsidP="00704A30">
            <w:pPr>
              <w:pStyle w:val="table"/>
              <w:jc w:val="both"/>
            </w:pPr>
            <w:r>
              <w:t>Developer</w:t>
            </w:r>
          </w:p>
        </w:tc>
        <w:tc>
          <w:tcPr>
            <w:tcW w:w="2529" w:type="dxa"/>
          </w:tcPr>
          <w:p w14:paraId="24C50FFB" w14:textId="77777777" w:rsidR="00D9001D" w:rsidRPr="005C4926" w:rsidRDefault="00D9001D" w:rsidP="00704A30">
            <w:pPr>
              <w:pStyle w:val="table"/>
              <w:jc w:val="center"/>
            </w:pPr>
            <w:r w:rsidRPr="005C4926">
              <w:t>Madanu Radha</w:t>
            </w:r>
          </w:p>
        </w:tc>
        <w:tc>
          <w:tcPr>
            <w:tcW w:w="2804" w:type="dxa"/>
          </w:tcPr>
          <w:p w14:paraId="3702E83A" w14:textId="1C6F511B" w:rsidR="00D9001D" w:rsidRPr="005C4926" w:rsidRDefault="00704A30" w:rsidP="00704A30">
            <w:pPr>
              <w:pStyle w:val="table"/>
              <w:jc w:val="center"/>
            </w:pPr>
            <w:r>
              <w:t>Madanurvk@gmail.com</w:t>
            </w:r>
          </w:p>
        </w:tc>
        <w:tc>
          <w:tcPr>
            <w:tcW w:w="2725" w:type="dxa"/>
          </w:tcPr>
          <w:p w14:paraId="0593BCF6" w14:textId="77777777" w:rsidR="00D9001D" w:rsidRPr="005C4926" w:rsidRDefault="00D9001D" w:rsidP="00FB63FC">
            <w:pPr>
              <w:pStyle w:val="table"/>
            </w:pPr>
          </w:p>
        </w:tc>
      </w:tr>
    </w:tbl>
    <w:p w14:paraId="0BDAF8DB"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6A8996BD" w14:textId="77777777" w:rsidR="00D9001D" w:rsidRPr="0097201A" w:rsidRDefault="00604851" w:rsidP="00403BE5">
      <w:pPr>
        <w:pStyle w:val="ListParagraph"/>
        <w:numPr>
          <w:ilvl w:val="0"/>
          <w:numId w:val="3"/>
        </w:numPr>
      </w:pPr>
      <w:r>
        <w:t>A f</w:t>
      </w:r>
      <w:r w:rsidR="00D9001D" w:rsidRPr="0097201A">
        <w:t>illed in Process Definition Document</w:t>
      </w:r>
    </w:p>
    <w:p w14:paraId="3B68BECE" w14:textId="77777777" w:rsidR="00D9001D" w:rsidRPr="0097201A" w:rsidRDefault="00D9001D" w:rsidP="00403BE5">
      <w:pPr>
        <w:pStyle w:val="ListParagraph"/>
        <w:numPr>
          <w:ilvl w:val="0"/>
          <w:numId w:val="3"/>
        </w:numPr>
      </w:pPr>
      <w:r w:rsidRPr="0097201A">
        <w:t>Test Data to support development</w:t>
      </w:r>
    </w:p>
    <w:p w14:paraId="3C6CBF20" w14:textId="77777777"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32ED03BF"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49B5770D"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1A4FE32"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2B914223"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B8A126"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630B189A"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3BBBB811"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30E9D142" w14:textId="77777777" w:rsidTr="00202917">
        <w:trPr>
          <w:trHeight w:val="21"/>
        </w:trPr>
        <w:tc>
          <w:tcPr>
            <w:tcW w:w="567" w:type="dxa"/>
            <w:tcBorders>
              <w:left w:val="single" w:sz="4" w:space="0" w:color="666666" w:themeColor="text1" w:themeTint="99"/>
            </w:tcBorders>
          </w:tcPr>
          <w:p w14:paraId="7EA30A02" w14:textId="77777777" w:rsidR="00241983" w:rsidRPr="00241983" w:rsidRDefault="00241983" w:rsidP="00FB63FC">
            <w:pPr>
              <w:pStyle w:val="table"/>
            </w:pPr>
            <w:r w:rsidRPr="00241983">
              <w:t>1</w:t>
            </w:r>
          </w:p>
        </w:tc>
        <w:tc>
          <w:tcPr>
            <w:tcW w:w="4395" w:type="dxa"/>
          </w:tcPr>
          <w:p w14:paraId="4FC3F200"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2B27CCD5" w14:textId="77777777" w:rsidR="00241983" w:rsidRPr="00241983" w:rsidRDefault="0055652D" w:rsidP="000724F7">
            <w:pPr>
              <w:pStyle w:val="table"/>
            </w:pPr>
            <w:r w:rsidRPr="00241983">
              <w:t>Login Process Validator PDD</w:t>
            </w:r>
          </w:p>
        </w:tc>
      </w:tr>
      <w:tr w:rsidR="00241983" w:rsidRPr="00767335" w14:paraId="280F83D3" w14:textId="77777777" w:rsidTr="00202917">
        <w:trPr>
          <w:trHeight w:val="21"/>
        </w:trPr>
        <w:tc>
          <w:tcPr>
            <w:tcW w:w="567" w:type="dxa"/>
            <w:tcBorders>
              <w:left w:val="single" w:sz="4" w:space="0" w:color="666666" w:themeColor="text1" w:themeTint="99"/>
            </w:tcBorders>
          </w:tcPr>
          <w:p w14:paraId="150DAE91" w14:textId="77777777" w:rsidR="00241983" w:rsidRPr="00241983" w:rsidRDefault="00241983" w:rsidP="00FB63FC">
            <w:pPr>
              <w:pStyle w:val="table"/>
            </w:pPr>
            <w:r w:rsidRPr="00241983">
              <w:t>2</w:t>
            </w:r>
          </w:p>
        </w:tc>
        <w:tc>
          <w:tcPr>
            <w:tcW w:w="4395" w:type="dxa"/>
          </w:tcPr>
          <w:p w14:paraId="48EE9F22"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055BA682" w14:textId="047FD231" w:rsidR="00241983" w:rsidRPr="00241983" w:rsidRDefault="00C62D23" w:rsidP="000724F7">
            <w:pPr>
              <w:pStyle w:val="table"/>
            </w:pPr>
            <w:r>
              <w:t>Vajrang.org website</w:t>
            </w:r>
          </w:p>
        </w:tc>
      </w:tr>
      <w:tr w:rsidR="00241983" w:rsidRPr="00767335" w14:paraId="565575B4" w14:textId="77777777" w:rsidTr="00202917">
        <w:trPr>
          <w:trHeight w:val="21"/>
        </w:trPr>
        <w:tc>
          <w:tcPr>
            <w:tcW w:w="567" w:type="dxa"/>
            <w:tcBorders>
              <w:left w:val="single" w:sz="4" w:space="0" w:color="666666" w:themeColor="text1" w:themeTint="99"/>
            </w:tcBorders>
          </w:tcPr>
          <w:p w14:paraId="7640EAC6" w14:textId="77777777" w:rsidR="00241983" w:rsidRPr="00241983" w:rsidRDefault="00241983" w:rsidP="00FB63FC">
            <w:pPr>
              <w:pStyle w:val="table"/>
            </w:pPr>
            <w:r w:rsidRPr="00241983">
              <w:t>3</w:t>
            </w:r>
          </w:p>
        </w:tc>
        <w:tc>
          <w:tcPr>
            <w:tcW w:w="4395" w:type="dxa"/>
          </w:tcPr>
          <w:p w14:paraId="337BA5D1"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29950E61" w14:textId="74C611F6" w:rsidR="00241983" w:rsidRPr="00241983" w:rsidRDefault="00C62D23" w:rsidP="000724F7">
            <w:pPr>
              <w:pStyle w:val="table"/>
            </w:pPr>
            <w:r>
              <w:t>RPA UiPath</w:t>
            </w:r>
          </w:p>
        </w:tc>
      </w:tr>
      <w:tr w:rsidR="00241983" w:rsidRPr="00767335" w14:paraId="620D586B" w14:textId="77777777" w:rsidTr="00202917">
        <w:trPr>
          <w:trHeight w:val="21"/>
        </w:trPr>
        <w:tc>
          <w:tcPr>
            <w:tcW w:w="567" w:type="dxa"/>
            <w:tcBorders>
              <w:left w:val="single" w:sz="4" w:space="0" w:color="666666" w:themeColor="text1" w:themeTint="99"/>
            </w:tcBorders>
          </w:tcPr>
          <w:p w14:paraId="27916BC2" w14:textId="77777777" w:rsidR="00241983" w:rsidRPr="00241983" w:rsidRDefault="00241983" w:rsidP="00FB63FC">
            <w:pPr>
              <w:pStyle w:val="table"/>
            </w:pPr>
            <w:r w:rsidRPr="00241983">
              <w:t>4</w:t>
            </w:r>
          </w:p>
        </w:tc>
        <w:tc>
          <w:tcPr>
            <w:tcW w:w="4395" w:type="dxa"/>
          </w:tcPr>
          <w:p w14:paraId="10DFC480"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73821FDD" w14:textId="77777777" w:rsidR="00241983" w:rsidRPr="00241983" w:rsidRDefault="00241983" w:rsidP="000724F7">
            <w:pPr>
              <w:pStyle w:val="table"/>
            </w:pPr>
            <w:r w:rsidRPr="00241983">
              <w:t>Validate all hash keys generated for user using login application.</w:t>
            </w:r>
          </w:p>
        </w:tc>
      </w:tr>
      <w:tr w:rsidR="00241983" w:rsidRPr="00767335" w14:paraId="1A2D0582" w14:textId="77777777" w:rsidTr="00202917">
        <w:trPr>
          <w:trHeight w:val="21"/>
        </w:trPr>
        <w:tc>
          <w:tcPr>
            <w:tcW w:w="567" w:type="dxa"/>
            <w:tcBorders>
              <w:left w:val="single" w:sz="4" w:space="0" w:color="666666" w:themeColor="text1" w:themeTint="99"/>
            </w:tcBorders>
          </w:tcPr>
          <w:p w14:paraId="3505F9E2" w14:textId="77777777" w:rsidR="00241983" w:rsidRPr="00241983" w:rsidRDefault="00241983" w:rsidP="00FB63FC">
            <w:pPr>
              <w:pStyle w:val="table"/>
            </w:pPr>
            <w:r w:rsidRPr="00241983">
              <w:t>5</w:t>
            </w:r>
          </w:p>
        </w:tc>
        <w:tc>
          <w:tcPr>
            <w:tcW w:w="4395" w:type="dxa"/>
          </w:tcPr>
          <w:p w14:paraId="415013FD"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381BB64A" w14:textId="5F6F3502" w:rsidR="00241983" w:rsidRPr="00241983" w:rsidRDefault="00C62D23" w:rsidP="000724F7">
            <w:pPr>
              <w:pStyle w:val="table"/>
            </w:pPr>
            <w:r>
              <w:t>User</w:t>
            </w:r>
          </w:p>
        </w:tc>
      </w:tr>
      <w:tr w:rsidR="00241983" w:rsidRPr="00767335" w14:paraId="7C624858" w14:textId="77777777" w:rsidTr="00202917">
        <w:trPr>
          <w:trHeight w:val="21"/>
        </w:trPr>
        <w:tc>
          <w:tcPr>
            <w:tcW w:w="567" w:type="dxa"/>
            <w:tcBorders>
              <w:left w:val="single" w:sz="4" w:space="0" w:color="666666" w:themeColor="text1" w:themeTint="99"/>
            </w:tcBorders>
          </w:tcPr>
          <w:p w14:paraId="4C3910C9" w14:textId="77777777" w:rsidR="00241983" w:rsidRPr="00241983" w:rsidRDefault="00241983" w:rsidP="00FB63FC">
            <w:pPr>
              <w:pStyle w:val="table"/>
            </w:pPr>
            <w:r w:rsidRPr="00241983">
              <w:t>6</w:t>
            </w:r>
          </w:p>
        </w:tc>
        <w:tc>
          <w:tcPr>
            <w:tcW w:w="4395" w:type="dxa"/>
          </w:tcPr>
          <w:p w14:paraId="4445D094"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455F8446" w14:textId="1E843E24" w:rsidR="00241983" w:rsidRPr="00241983" w:rsidRDefault="00C62D23" w:rsidP="000724F7">
            <w:pPr>
              <w:pStyle w:val="table"/>
            </w:pPr>
            <w:r>
              <w:t>Every day and 2 times</w:t>
            </w:r>
          </w:p>
        </w:tc>
      </w:tr>
      <w:tr w:rsidR="00241983" w:rsidRPr="00767335" w14:paraId="27C21F88" w14:textId="77777777" w:rsidTr="00202917">
        <w:trPr>
          <w:trHeight w:val="21"/>
        </w:trPr>
        <w:tc>
          <w:tcPr>
            <w:tcW w:w="567" w:type="dxa"/>
            <w:tcBorders>
              <w:left w:val="single" w:sz="4" w:space="0" w:color="666666" w:themeColor="text1" w:themeTint="99"/>
            </w:tcBorders>
          </w:tcPr>
          <w:p w14:paraId="617E4CC8" w14:textId="77777777" w:rsidR="00241983" w:rsidRPr="00241983" w:rsidRDefault="00241983" w:rsidP="00FB63FC">
            <w:pPr>
              <w:pStyle w:val="table"/>
            </w:pPr>
            <w:r w:rsidRPr="00241983">
              <w:t>7</w:t>
            </w:r>
          </w:p>
        </w:tc>
        <w:tc>
          <w:tcPr>
            <w:tcW w:w="4395" w:type="dxa"/>
          </w:tcPr>
          <w:p w14:paraId="45547564" w14:textId="77777777" w:rsidR="00241983" w:rsidRPr="000724F7" w:rsidRDefault="00241983" w:rsidP="000724F7">
            <w:pPr>
              <w:pStyle w:val="table"/>
              <w:rPr>
                <w:b/>
              </w:rPr>
            </w:pPr>
            <w:r w:rsidRPr="000724F7">
              <w:rPr>
                <w:b/>
              </w:rPr>
              <w:t xml:space="preserve"># </w:t>
            </w:r>
            <w:proofErr w:type="gramStart"/>
            <w:r w:rsidRPr="000724F7">
              <w:rPr>
                <w:b/>
              </w:rPr>
              <w:t>of</w:t>
            </w:r>
            <w:proofErr w:type="gramEnd"/>
            <w:r w:rsidRPr="000724F7">
              <w:rPr>
                <w:b/>
              </w:rPr>
              <w:t xml:space="preserve">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542843E9" w14:textId="2425B6EC" w:rsidR="00241983" w:rsidRPr="00241983" w:rsidRDefault="00C62D23" w:rsidP="000724F7">
            <w:pPr>
              <w:pStyle w:val="table"/>
            </w:pPr>
            <w:r>
              <w:t>11 Items</w:t>
            </w:r>
          </w:p>
        </w:tc>
      </w:tr>
      <w:tr w:rsidR="00241983" w:rsidRPr="00767335" w14:paraId="624910DB" w14:textId="77777777" w:rsidTr="00202917">
        <w:trPr>
          <w:trHeight w:val="21"/>
        </w:trPr>
        <w:tc>
          <w:tcPr>
            <w:tcW w:w="567" w:type="dxa"/>
            <w:tcBorders>
              <w:left w:val="single" w:sz="4" w:space="0" w:color="666666" w:themeColor="text1" w:themeTint="99"/>
            </w:tcBorders>
          </w:tcPr>
          <w:p w14:paraId="5D406EBC" w14:textId="77777777" w:rsidR="00241983" w:rsidRPr="00241983" w:rsidRDefault="00241983" w:rsidP="00FB63FC">
            <w:pPr>
              <w:pStyle w:val="table"/>
            </w:pPr>
            <w:r w:rsidRPr="00241983">
              <w:t>8</w:t>
            </w:r>
          </w:p>
        </w:tc>
        <w:tc>
          <w:tcPr>
            <w:tcW w:w="4395" w:type="dxa"/>
          </w:tcPr>
          <w:p w14:paraId="0BE50355"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6BBD8FF8" w14:textId="77777777" w:rsidR="00241983" w:rsidRPr="00241983" w:rsidRDefault="00241983" w:rsidP="000724F7">
            <w:pPr>
              <w:pStyle w:val="table"/>
            </w:pPr>
            <w:r w:rsidRPr="00241983">
              <w:t>19.3 sec.</w:t>
            </w:r>
          </w:p>
        </w:tc>
      </w:tr>
      <w:tr w:rsidR="00241983" w:rsidRPr="00767335" w14:paraId="6F4F76B1" w14:textId="77777777" w:rsidTr="00202917">
        <w:trPr>
          <w:trHeight w:val="21"/>
        </w:trPr>
        <w:tc>
          <w:tcPr>
            <w:tcW w:w="567" w:type="dxa"/>
            <w:tcBorders>
              <w:left w:val="single" w:sz="4" w:space="0" w:color="666666" w:themeColor="text1" w:themeTint="99"/>
            </w:tcBorders>
          </w:tcPr>
          <w:p w14:paraId="281893D3" w14:textId="77777777" w:rsidR="00241983" w:rsidRPr="00241983" w:rsidRDefault="00241983" w:rsidP="00FB63FC">
            <w:pPr>
              <w:pStyle w:val="table"/>
            </w:pPr>
            <w:r w:rsidRPr="00241983">
              <w:t>9</w:t>
            </w:r>
          </w:p>
        </w:tc>
        <w:tc>
          <w:tcPr>
            <w:tcW w:w="4395" w:type="dxa"/>
          </w:tcPr>
          <w:p w14:paraId="51EBDF91"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60EC9650" w14:textId="3F987235" w:rsidR="00241983" w:rsidRPr="00241983" w:rsidRDefault="00C62D23" w:rsidP="000724F7">
            <w:pPr>
              <w:pStyle w:val="table"/>
            </w:pPr>
            <w:r>
              <w:t>09-05-2024 – 20-05-2024</w:t>
            </w:r>
          </w:p>
        </w:tc>
      </w:tr>
      <w:tr w:rsidR="00241983" w:rsidRPr="00767335" w14:paraId="3F436599" w14:textId="77777777" w:rsidTr="00202917">
        <w:trPr>
          <w:trHeight w:val="21"/>
        </w:trPr>
        <w:tc>
          <w:tcPr>
            <w:tcW w:w="567" w:type="dxa"/>
            <w:tcBorders>
              <w:left w:val="single" w:sz="4" w:space="0" w:color="666666" w:themeColor="text1" w:themeTint="99"/>
            </w:tcBorders>
          </w:tcPr>
          <w:p w14:paraId="56895943" w14:textId="77777777" w:rsidR="00241983" w:rsidRPr="00241983" w:rsidRDefault="00241983" w:rsidP="00FB63FC">
            <w:pPr>
              <w:pStyle w:val="table"/>
            </w:pPr>
            <w:r w:rsidRPr="00241983">
              <w:t>10</w:t>
            </w:r>
          </w:p>
        </w:tc>
        <w:tc>
          <w:tcPr>
            <w:tcW w:w="4395" w:type="dxa"/>
          </w:tcPr>
          <w:p w14:paraId="6E324E02"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1AE7876F" w14:textId="0E99E500" w:rsidR="00241983" w:rsidRPr="00241983" w:rsidRDefault="00C62D23" w:rsidP="000724F7">
            <w:pPr>
              <w:pStyle w:val="table"/>
            </w:pPr>
            <w:r>
              <w:t>100</w:t>
            </w:r>
          </w:p>
        </w:tc>
      </w:tr>
      <w:tr w:rsidR="00241983" w:rsidRPr="00767335" w14:paraId="429EA8AD" w14:textId="77777777" w:rsidTr="00202917">
        <w:trPr>
          <w:trHeight w:val="21"/>
        </w:trPr>
        <w:tc>
          <w:tcPr>
            <w:tcW w:w="567" w:type="dxa"/>
            <w:tcBorders>
              <w:left w:val="single" w:sz="4" w:space="0" w:color="666666" w:themeColor="text1" w:themeTint="99"/>
            </w:tcBorders>
          </w:tcPr>
          <w:p w14:paraId="179D61DF" w14:textId="77777777" w:rsidR="00241983" w:rsidRPr="00241983" w:rsidRDefault="00241983" w:rsidP="00FB63FC">
            <w:pPr>
              <w:pStyle w:val="table"/>
            </w:pPr>
            <w:r w:rsidRPr="00241983">
              <w:t>11</w:t>
            </w:r>
          </w:p>
        </w:tc>
        <w:tc>
          <w:tcPr>
            <w:tcW w:w="4395" w:type="dxa"/>
          </w:tcPr>
          <w:p w14:paraId="0BC05FD6"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6E295494" w14:textId="0B12037B" w:rsidR="00241983" w:rsidRPr="00241983" w:rsidRDefault="00CD5079" w:rsidP="000724F7">
            <w:pPr>
              <w:pStyle w:val="table"/>
            </w:pPr>
            <w:r>
              <w:t>2</w:t>
            </w:r>
          </w:p>
        </w:tc>
      </w:tr>
      <w:tr w:rsidR="00241983" w:rsidRPr="00767335" w14:paraId="25E2609E" w14:textId="77777777" w:rsidTr="00202917">
        <w:trPr>
          <w:trHeight w:val="21"/>
        </w:trPr>
        <w:tc>
          <w:tcPr>
            <w:tcW w:w="567" w:type="dxa"/>
            <w:tcBorders>
              <w:left w:val="single" w:sz="4" w:space="0" w:color="666666" w:themeColor="text1" w:themeTint="99"/>
            </w:tcBorders>
          </w:tcPr>
          <w:p w14:paraId="5BB9D8E0" w14:textId="77777777" w:rsidR="00241983" w:rsidRPr="00241983" w:rsidRDefault="00241983" w:rsidP="00FB63FC">
            <w:pPr>
              <w:pStyle w:val="table"/>
            </w:pPr>
            <w:r w:rsidRPr="00241983">
              <w:t>12</w:t>
            </w:r>
          </w:p>
        </w:tc>
        <w:tc>
          <w:tcPr>
            <w:tcW w:w="4395" w:type="dxa"/>
          </w:tcPr>
          <w:p w14:paraId="03C1F606"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43080631" w14:textId="5F4ADF39" w:rsidR="00241983" w:rsidRPr="00241983" w:rsidRDefault="00C62D23" w:rsidP="000724F7">
            <w:pPr>
              <w:pStyle w:val="table"/>
            </w:pPr>
            <w:r>
              <w:t>Month end</w:t>
            </w:r>
          </w:p>
        </w:tc>
      </w:tr>
      <w:tr w:rsidR="00241983" w:rsidRPr="00767335" w14:paraId="1F500F21" w14:textId="77777777" w:rsidTr="00202917">
        <w:trPr>
          <w:trHeight w:val="21"/>
        </w:trPr>
        <w:tc>
          <w:tcPr>
            <w:tcW w:w="567" w:type="dxa"/>
            <w:tcBorders>
              <w:left w:val="single" w:sz="4" w:space="0" w:color="666666" w:themeColor="text1" w:themeTint="99"/>
            </w:tcBorders>
          </w:tcPr>
          <w:p w14:paraId="78A14691" w14:textId="77777777" w:rsidR="00241983" w:rsidRPr="00241983" w:rsidRDefault="00241983" w:rsidP="00FB63FC">
            <w:pPr>
              <w:pStyle w:val="table"/>
            </w:pPr>
            <w:r w:rsidRPr="00241983">
              <w:t>13</w:t>
            </w:r>
          </w:p>
        </w:tc>
        <w:tc>
          <w:tcPr>
            <w:tcW w:w="4395" w:type="dxa"/>
          </w:tcPr>
          <w:p w14:paraId="5E1D1937"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1D5D4C97" w14:textId="56626FF0" w:rsidR="00241983" w:rsidRPr="00241983" w:rsidRDefault="00C62D23" w:rsidP="000724F7">
            <w:pPr>
              <w:pStyle w:val="table"/>
            </w:pPr>
            <w:r>
              <w:t>2</w:t>
            </w:r>
          </w:p>
        </w:tc>
      </w:tr>
      <w:tr w:rsidR="00241983" w:rsidRPr="00767335" w14:paraId="2BA37BD3" w14:textId="77777777" w:rsidTr="00202917">
        <w:trPr>
          <w:trHeight w:val="21"/>
        </w:trPr>
        <w:tc>
          <w:tcPr>
            <w:tcW w:w="567" w:type="dxa"/>
            <w:tcBorders>
              <w:left w:val="single" w:sz="4" w:space="0" w:color="666666" w:themeColor="text1" w:themeTint="99"/>
            </w:tcBorders>
          </w:tcPr>
          <w:p w14:paraId="5D612965" w14:textId="77777777" w:rsidR="00241983" w:rsidRPr="00241983" w:rsidRDefault="00241983" w:rsidP="00FB63FC">
            <w:pPr>
              <w:pStyle w:val="table"/>
            </w:pPr>
            <w:r w:rsidRPr="00241983">
              <w:t>14</w:t>
            </w:r>
          </w:p>
        </w:tc>
        <w:tc>
          <w:tcPr>
            <w:tcW w:w="4395" w:type="dxa"/>
          </w:tcPr>
          <w:p w14:paraId="737E01AC"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44131899" w14:textId="2A99AD2B" w:rsidR="00241983" w:rsidRPr="00241983" w:rsidRDefault="00C62D23" w:rsidP="000724F7">
            <w:pPr>
              <w:pStyle w:val="table"/>
            </w:pPr>
            <w:r>
              <w:t>Data from website</w:t>
            </w:r>
          </w:p>
        </w:tc>
      </w:tr>
      <w:tr w:rsidR="00241983" w:rsidRPr="00767335" w14:paraId="0E6B682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39D22A1D"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4EA679EB"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63A00EFA" w14:textId="507C0F8B" w:rsidR="00241983" w:rsidRPr="00241983" w:rsidRDefault="00C62D23" w:rsidP="000724F7">
            <w:pPr>
              <w:pStyle w:val="table"/>
            </w:pPr>
            <w:r>
              <w:t>Report</w:t>
            </w:r>
          </w:p>
        </w:tc>
      </w:tr>
    </w:tbl>
    <w:p w14:paraId="4987B07B" w14:textId="77777777" w:rsidR="0066095D" w:rsidRDefault="0066095D" w:rsidP="00FB63FC">
      <w:pPr>
        <w:rPr>
          <w:rStyle w:val="SubtleEmphasis"/>
        </w:rPr>
      </w:pPr>
    </w:p>
    <w:p w14:paraId="758A3260"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51BB88F5" w14:textId="77777777" w:rsidR="00FB2BB3" w:rsidRDefault="00FB2BB3" w:rsidP="00FB63FC">
      <w:pPr>
        <w:rPr>
          <w:rStyle w:val="SubtleEmphasis"/>
        </w:rPr>
      </w:pPr>
      <w:r>
        <w:rPr>
          <w:rStyle w:val="SubtleEmphasis"/>
        </w:rPr>
        <w:br w:type="page"/>
      </w:r>
    </w:p>
    <w:p w14:paraId="2281F10D"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6E095597"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636C93D8" w14:textId="77777777" w:rsidTr="000724F7">
        <w:trPr>
          <w:trHeight w:val="20"/>
        </w:trPr>
        <w:tc>
          <w:tcPr>
            <w:tcW w:w="225" w:type="pct"/>
            <w:shd w:val="clear" w:color="auto" w:fill="498CF1" w:themeFill="background2" w:themeFillShade="BF"/>
            <w:vAlign w:val="center"/>
          </w:tcPr>
          <w:p w14:paraId="772561D6"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702742CE"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2D3AC09D"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41FC108A"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7E135F3D"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48399096" w14:textId="77777777" w:rsidR="000507FA" w:rsidRPr="0097201A" w:rsidRDefault="000507FA" w:rsidP="000724F7">
            <w:pPr>
              <w:pStyle w:val="TableHeadingg"/>
            </w:pPr>
            <w:r w:rsidRPr="0097201A">
              <w:t>Comments</w:t>
            </w:r>
          </w:p>
        </w:tc>
      </w:tr>
      <w:tr w:rsidR="005C4926" w:rsidRPr="00767335" w14:paraId="4E9D0809" w14:textId="77777777" w:rsidTr="005C4926">
        <w:trPr>
          <w:trHeight w:val="20"/>
        </w:trPr>
        <w:tc>
          <w:tcPr>
            <w:tcW w:w="225" w:type="pct"/>
          </w:tcPr>
          <w:p w14:paraId="5770BF00" w14:textId="77777777" w:rsidR="000507FA" w:rsidRPr="00767335" w:rsidRDefault="000507FA" w:rsidP="00FB63FC">
            <w:pPr>
              <w:pStyle w:val="table"/>
            </w:pPr>
          </w:p>
        </w:tc>
        <w:tc>
          <w:tcPr>
            <w:tcW w:w="834" w:type="pct"/>
          </w:tcPr>
          <w:p w14:paraId="1B5C54AB" w14:textId="1D9D3F9A" w:rsidR="000507FA" w:rsidRPr="00767335" w:rsidRDefault="00C62D23" w:rsidP="00FB63FC">
            <w:pPr>
              <w:pStyle w:val="table"/>
            </w:pPr>
            <w:r>
              <w:t>Edge Browser</w:t>
            </w:r>
          </w:p>
        </w:tc>
        <w:tc>
          <w:tcPr>
            <w:tcW w:w="682" w:type="pct"/>
          </w:tcPr>
          <w:p w14:paraId="4028ECA7" w14:textId="62A7DE10" w:rsidR="000507FA" w:rsidRPr="00767335" w:rsidRDefault="00C62D23" w:rsidP="00FB63FC">
            <w:pPr>
              <w:pStyle w:val="table"/>
            </w:pPr>
            <w:r>
              <w:t>English</w:t>
            </w:r>
          </w:p>
        </w:tc>
        <w:tc>
          <w:tcPr>
            <w:tcW w:w="758" w:type="pct"/>
          </w:tcPr>
          <w:p w14:paraId="7D0B95E9" w14:textId="572E9E17" w:rsidR="000507FA" w:rsidRPr="00767335" w:rsidRDefault="00C62D23" w:rsidP="00FB63FC">
            <w:pPr>
              <w:pStyle w:val="table"/>
            </w:pPr>
            <w:r>
              <w:t>Thin</w:t>
            </w:r>
          </w:p>
        </w:tc>
        <w:tc>
          <w:tcPr>
            <w:tcW w:w="1062" w:type="pct"/>
          </w:tcPr>
          <w:p w14:paraId="40830448" w14:textId="0FA284CC" w:rsidR="000507FA" w:rsidRPr="00767335" w:rsidRDefault="00C62D23" w:rsidP="00FB63FC">
            <w:pPr>
              <w:pStyle w:val="table"/>
            </w:pPr>
            <w:r>
              <w:t>Confidential</w:t>
            </w:r>
          </w:p>
        </w:tc>
        <w:tc>
          <w:tcPr>
            <w:tcW w:w="1439" w:type="pct"/>
          </w:tcPr>
          <w:p w14:paraId="7D4802B6" w14:textId="77777777" w:rsidR="000507FA" w:rsidRPr="00767335" w:rsidRDefault="000507FA" w:rsidP="00FB63FC">
            <w:pPr>
              <w:pStyle w:val="table"/>
            </w:pPr>
          </w:p>
        </w:tc>
      </w:tr>
    </w:tbl>
    <w:p w14:paraId="794A2E49"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2DDEB1BD"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53556604"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0E3796CD"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05A0E6CE" w14:textId="77777777" w:rsidR="00510C73" w:rsidRPr="0097201A" w:rsidRDefault="00604851" w:rsidP="00FB63FC">
      <w:r>
        <w:rPr>
          <w:noProof/>
        </w:rPr>
        <w:lastRenderedPageBreak/>
        <w:drawing>
          <wp:inline distT="0" distB="0" distL="0" distR="0" wp14:anchorId="5369852A" wp14:editId="082B639D">
            <wp:extent cx="5534025" cy="7558420"/>
            <wp:effectExtent l="0" t="0" r="0" b="4445"/>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861" cy="7560928"/>
                    </a:xfrm>
                    <a:prstGeom prst="rect">
                      <a:avLst/>
                    </a:prstGeom>
                    <a:noFill/>
                    <a:ln>
                      <a:noFill/>
                    </a:ln>
                  </pic:spPr>
                </pic:pic>
              </a:graphicData>
            </a:graphic>
          </wp:inline>
        </w:drawing>
      </w:r>
      <w:r w:rsidR="00510C73">
        <w:br w:type="page"/>
      </w:r>
    </w:p>
    <w:p w14:paraId="08C32662"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41A44442"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79AF510D"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55DB7CD4"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6050BD96"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148604E7"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7476CA7C"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C42FC93"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00E03AE5"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5400C1A"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751D2207"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48684C21" w14:textId="77777777" w:rsidTr="00202917">
        <w:trPr>
          <w:trHeight w:val="26"/>
        </w:trPr>
        <w:tc>
          <w:tcPr>
            <w:tcW w:w="1418" w:type="dxa"/>
            <w:vAlign w:val="center"/>
          </w:tcPr>
          <w:p w14:paraId="55C55489" w14:textId="77777777" w:rsidR="006C6B1A" w:rsidRPr="00510C73" w:rsidRDefault="006C6B1A" w:rsidP="00FB63FC">
            <w:pPr>
              <w:pStyle w:val="table"/>
            </w:pPr>
            <w:r w:rsidRPr="00510C73">
              <w:t>1</w:t>
            </w:r>
          </w:p>
        </w:tc>
        <w:tc>
          <w:tcPr>
            <w:tcW w:w="1276" w:type="dxa"/>
            <w:vAlign w:val="center"/>
          </w:tcPr>
          <w:p w14:paraId="0E48EC81" w14:textId="77777777" w:rsidR="006C6B1A" w:rsidRPr="00510C73" w:rsidRDefault="006C6B1A" w:rsidP="00FB63FC">
            <w:pPr>
              <w:pStyle w:val="table"/>
            </w:pPr>
            <w:r w:rsidRPr="00510C73">
              <w:t>3</w:t>
            </w:r>
          </w:p>
        </w:tc>
        <w:tc>
          <w:tcPr>
            <w:tcW w:w="992" w:type="dxa"/>
            <w:vAlign w:val="center"/>
          </w:tcPr>
          <w:p w14:paraId="1EA5D773" w14:textId="77777777" w:rsidR="006C6B1A" w:rsidRPr="00510C73" w:rsidRDefault="006C6B1A" w:rsidP="00FB63FC">
            <w:pPr>
              <w:pStyle w:val="table"/>
            </w:pPr>
            <w:r w:rsidRPr="00510C73">
              <w:t>13</w:t>
            </w:r>
          </w:p>
        </w:tc>
        <w:tc>
          <w:tcPr>
            <w:tcW w:w="1134" w:type="dxa"/>
            <w:vAlign w:val="center"/>
          </w:tcPr>
          <w:p w14:paraId="5B470E4C" w14:textId="77777777" w:rsidR="006C6B1A" w:rsidRPr="00510C73" w:rsidRDefault="006C6B1A" w:rsidP="00FB63FC">
            <w:pPr>
              <w:pStyle w:val="table"/>
            </w:pPr>
            <w:r w:rsidRPr="00510C73">
              <w:t>9</w:t>
            </w:r>
          </w:p>
        </w:tc>
        <w:tc>
          <w:tcPr>
            <w:tcW w:w="1134" w:type="dxa"/>
            <w:vAlign w:val="center"/>
          </w:tcPr>
          <w:p w14:paraId="4FFC6A4D" w14:textId="77777777" w:rsidR="006C6B1A" w:rsidRPr="00510C73" w:rsidRDefault="006C6B1A" w:rsidP="00FB63FC">
            <w:pPr>
              <w:pStyle w:val="table"/>
            </w:pPr>
            <w:r w:rsidRPr="00510C73">
              <w:t>7</w:t>
            </w:r>
          </w:p>
        </w:tc>
        <w:tc>
          <w:tcPr>
            <w:tcW w:w="1276" w:type="dxa"/>
            <w:vAlign w:val="center"/>
          </w:tcPr>
          <w:p w14:paraId="2186ED02" w14:textId="77777777" w:rsidR="006C6B1A" w:rsidRPr="00510C73" w:rsidRDefault="006C6B1A" w:rsidP="00FB63FC">
            <w:pPr>
              <w:pStyle w:val="table"/>
            </w:pPr>
            <w:r w:rsidRPr="00510C73">
              <w:t>1</w:t>
            </w:r>
          </w:p>
        </w:tc>
        <w:tc>
          <w:tcPr>
            <w:tcW w:w="1134" w:type="dxa"/>
            <w:vAlign w:val="center"/>
          </w:tcPr>
          <w:p w14:paraId="503F21D2" w14:textId="77777777" w:rsidR="006C6B1A" w:rsidRPr="00510C73" w:rsidRDefault="006C6B1A" w:rsidP="00FB63FC">
            <w:pPr>
              <w:pStyle w:val="table"/>
            </w:pPr>
            <w:r w:rsidRPr="00510C73">
              <w:t>1</w:t>
            </w:r>
          </w:p>
        </w:tc>
        <w:tc>
          <w:tcPr>
            <w:tcW w:w="992" w:type="dxa"/>
            <w:vAlign w:val="center"/>
          </w:tcPr>
          <w:p w14:paraId="210142B1" w14:textId="77777777" w:rsidR="006C6B1A" w:rsidRPr="00510C73" w:rsidRDefault="006C6B1A" w:rsidP="00FB63FC">
            <w:pPr>
              <w:pStyle w:val="table"/>
            </w:pPr>
            <w:r w:rsidRPr="00510C73">
              <w:t>19.3 sec.</w:t>
            </w:r>
          </w:p>
        </w:tc>
      </w:tr>
    </w:tbl>
    <w:p w14:paraId="643D60EF" w14:textId="77777777" w:rsidR="00A90DF8" w:rsidRDefault="00A90DF8" w:rsidP="00FB63FC"/>
    <w:p w14:paraId="21BC8D96"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7FDD5DBC" w14:textId="77777777" w:rsidTr="00202917">
        <w:trPr>
          <w:trHeight w:val="20"/>
        </w:trPr>
        <w:tc>
          <w:tcPr>
            <w:tcW w:w="1590" w:type="pct"/>
            <w:shd w:val="clear" w:color="auto" w:fill="498CF1" w:themeFill="background2" w:themeFillShade="BF"/>
            <w:vAlign w:val="center"/>
          </w:tcPr>
          <w:p w14:paraId="59908862"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18CD1017"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0DEEF8D5"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23CCB8E1" w14:textId="77777777" w:rsidR="0072405E" w:rsidRPr="0097201A" w:rsidRDefault="0072405E" w:rsidP="000724F7">
            <w:pPr>
              <w:pStyle w:val="TableHeadingg"/>
              <w:jc w:val="left"/>
            </w:pPr>
            <w:r w:rsidRPr="0097201A">
              <w:t>Keys pressed</w:t>
            </w:r>
          </w:p>
        </w:tc>
      </w:tr>
      <w:tr w:rsidR="003C6855" w:rsidRPr="00767335" w14:paraId="7E5A17CD" w14:textId="77777777" w:rsidTr="00202917">
        <w:trPr>
          <w:trHeight w:val="20"/>
        </w:trPr>
        <w:tc>
          <w:tcPr>
            <w:tcW w:w="1590" w:type="pct"/>
            <w:vAlign w:val="center"/>
          </w:tcPr>
          <w:p w14:paraId="6A61F8DE" w14:textId="77777777" w:rsidR="0072405E" w:rsidRPr="00767335" w:rsidRDefault="0072405E" w:rsidP="000724F7">
            <w:pPr>
              <w:pStyle w:val="table"/>
            </w:pPr>
            <w:r w:rsidRPr="0097201A">
              <w:t>New tab - Personal - Microsoft​ Edge</w:t>
            </w:r>
          </w:p>
        </w:tc>
        <w:tc>
          <w:tcPr>
            <w:tcW w:w="1136" w:type="pct"/>
            <w:vAlign w:val="center"/>
          </w:tcPr>
          <w:p w14:paraId="4B955B5A" w14:textId="77777777" w:rsidR="0072405E" w:rsidRPr="00767335" w:rsidRDefault="0072405E" w:rsidP="000724F7">
            <w:pPr>
              <w:pStyle w:val="table"/>
            </w:pPr>
            <w:r w:rsidRPr="0097201A">
              <w:t>1</w:t>
            </w:r>
          </w:p>
        </w:tc>
        <w:tc>
          <w:tcPr>
            <w:tcW w:w="1136" w:type="pct"/>
            <w:vAlign w:val="center"/>
          </w:tcPr>
          <w:p w14:paraId="3BDE6B74" w14:textId="77777777" w:rsidR="0072405E" w:rsidRPr="00767335" w:rsidRDefault="0072405E" w:rsidP="000724F7">
            <w:pPr>
              <w:pStyle w:val="table"/>
            </w:pPr>
            <w:r w:rsidRPr="0097201A">
              <w:t>1</w:t>
            </w:r>
          </w:p>
        </w:tc>
        <w:tc>
          <w:tcPr>
            <w:tcW w:w="1138" w:type="pct"/>
            <w:vAlign w:val="center"/>
          </w:tcPr>
          <w:p w14:paraId="5ECD2039" w14:textId="77777777" w:rsidR="0072405E" w:rsidRPr="00767335" w:rsidRDefault="0072405E" w:rsidP="000724F7">
            <w:pPr>
              <w:pStyle w:val="table"/>
            </w:pPr>
            <w:r w:rsidRPr="0097201A">
              <w:t xml:space="preserve">7 </w:t>
            </w:r>
          </w:p>
        </w:tc>
      </w:tr>
      <w:tr w:rsidR="003C6855" w:rsidRPr="00767335" w14:paraId="472675C6" w14:textId="77777777" w:rsidTr="00202917">
        <w:trPr>
          <w:trHeight w:val="20"/>
        </w:trPr>
        <w:tc>
          <w:tcPr>
            <w:tcW w:w="1590" w:type="pct"/>
            <w:vAlign w:val="center"/>
          </w:tcPr>
          <w:p w14:paraId="614FFF4B" w14:textId="77777777" w:rsidR="0072405E" w:rsidRPr="00767335" w:rsidRDefault="0072405E" w:rsidP="000724F7">
            <w:pPr>
              <w:pStyle w:val="table"/>
            </w:pPr>
            <w:r w:rsidRPr="0097201A">
              <w:t>XPERIENCE AI - Personal - Microsoft​ Edge</w:t>
            </w:r>
          </w:p>
        </w:tc>
        <w:tc>
          <w:tcPr>
            <w:tcW w:w="1136" w:type="pct"/>
            <w:vAlign w:val="center"/>
          </w:tcPr>
          <w:p w14:paraId="5501C8C5" w14:textId="77777777" w:rsidR="0072405E" w:rsidRPr="00767335" w:rsidRDefault="0072405E" w:rsidP="000724F7">
            <w:pPr>
              <w:pStyle w:val="table"/>
            </w:pPr>
            <w:r w:rsidRPr="0097201A">
              <w:t>1</w:t>
            </w:r>
          </w:p>
        </w:tc>
        <w:tc>
          <w:tcPr>
            <w:tcW w:w="1136" w:type="pct"/>
            <w:vAlign w:val="center"/>
          </w:tcPr>
          <w:p w14:paraId="40801651" w14:textId="77777777" w:rsidR="0072405E" w:rsidRPr="00767335" w:rsidRDefault="0072405E" w:rsidP="000724F7">
            <w:pPr>
              <w:pStyle w:val="table"/>
            </w:pPr>
            <w:r w:rsidRPr="0097201A">
              <w:t>0</w:t>
            </w:r>
          </w:p>
        </w:tc>
        <w:tc>
          <w:tcPr>
            <w:tcW w:w="1138" w:type="pct"/>
            <w:vAlign w:val="center"/>
          </w:tcPr>
          <w:p w14:paraId="0CE4F8B8" w14:textId="77777777" w:rsidR="0072405E" w:rsidRPr="00767335" w:rsidRDefault="0072405E" w:rsidP="000724F7">
            <w:pPr>
              <w:pStyle w:val="table"/>
            </w:pPr>
            <w:r w:rsidRPr="0097201A">
              <w:t xml:space="preserve">0 </w:t>
            </w:r>
          </w:p>
        </w:tc>
      </w:tr>
      <w:tr w:rsidR="003C6855" w:rsidRPr="00767335" w14:paraId="5BE94CA2" w14:textId="77777777" w:rsidTr="00202917">
        <w:trPr>
          <w:trHeight w:val="20"/>
        </w:trPr>
        <w:tc>
          <w:tcPr>
            <w:tcW w:w="1590" w:type="pct"/>
            <w:vAlign w:val="center"/>
          </w:tcPr>
          <w:p w14:paraId="2980F8FC" w14:textId="77777777" w:rsidR="0072405E" w:rsidRPr="00767335" w:rsidRDefault="0072405E" w:rsidP="000724F7">
            <w:pPr>
              <w:pStyle w:val="table"/>
            </w:pPr>
            <w:r w:rsidRPr="0097201A">
              <w:t>XPERIENCE AI - Login - Personal - Microsoft​ Edge</w:t>
            </w:r>
          </w:p>
        </w:tc>
        <w:tc>
          <w:tcPr>
            <w:tcW w:w="1136" w:type="pct"/>
            <w:vAlign w:val="center"/>
          </w:tcPr>
          <w:p w14:paraId="53DC9D09" w14:textId="77777777" w:rsidR="0072405E" w:rsidRPr="00767335" w:rsidRDefault="0072405E" w:rsidP="000724F7">
            <w:pPr>
              <w:pStyle w:val="table"/>
            </w:pPr>
            <w:r w:rsidRPr="0097201A">
              <w:t>7</w:t>
            </w:r>
          </w:p>
        </w:tc>
        <w:tc>
          <w:tcPr>
            <w:tcW w:w="1136" w:type="pct"/>
            <w:vAlign w:val="center"/>
          </w:tcPr>
          <w:p w14:paraId="518132AB" w14:textId="77777777" w:rsidR="0072405E" w:rsidRPr="00767335" w:rsidRDefault="0072405E" w:rsidP="000724F7">
            <w:pPr>
              <w:pStyle w:val="table"/>
            </w:pPr>
            <w:r w:rsidRPr="0097201A">
              <w:t>0</w:t>
            </w:r>
          </w:p>
        </w:tc>
        <w:tc>
          <w:tcPr>
            <w:tcW w:w="1138" w:type="pct"/>
            <w:vAlign w:val="center"/>
          </w:tcPr>
          <w:p w14:paraId="6481A023" w14:textId="77777777" w:rsidR="0072405E" w:rsidRPr="00767335" w:rsidRDefault="0072405E" w:rsidP="000724F7">
            <w:pPr>
              <w:pStyle w:val="table"/>
            </w:pPr>
            <w:r w:rsidRPr="0097201A">
              <w:t xml:space="preserve">0 </w:t>
            </w:r>
          </w:p>
        </w:tc>
      </w:tr>
    </w:tbl>
    <w:p w14:paraId="202DCE9A" w14:textId="77777777" w:rsidR="00202917" w:rsidRDefault="00202917" w:rsidP="00202917">
      <w:pPr>
        <w:tabs>
          <w:tab w:val="left" w:pos="3815"/>
        </w:tabs>
      </w:pPr>
      <w:bookmarkStart w:id="24" w:name="_Toc536547243"/>
    </w:p>
    <w:p w14:paraId="185BA511" w14:textId="77777777" w:rsidR="00510C73" w:rsidRDefault="00202917" w:rsidP="00202917">
      <w:pPr>
        <w:tabs>
          <w:tab w:val="left" w:pos="3815"/>
        </w:tabs>
      </w:pPr>
      <w:r>
        <w:tab/>
      </w:r>
    </w:p>
    <w:p w14:paraId="0ED83CB8" w14:textId="77777777" w:rsidR="00316ADD" w:rsidRDefault="00316ADD">
      <w:pPr>
        <w:spacing w:line="360" w:lineRule="auto"/>
        <w:ind w:firstLine="360"/>
        <w:rPr>
          <w:rFonts w:eastAsiaTheme="majorEastAsia" w:cstheme="majorBidi"/>
          <w:b/>
          <w:sz w:val="32"/>
          <w:szCs w:val="32"/>
        </w:rPr>
      </w:pPr>
      <w:r>
        <w:br w:type="page"/>
      </w:r>
    </w:p>
    <w:p w14:paraId="189E1385"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035FA365" w14:textId="77777777" w:rsidR="001F48BD" w:rsidRPr="001F48BD" w:rsidRDefault="000F284C" w:rsidP="00AA4072">
      <w:pPr>
        <w:pStyle w:val="Heading4"/>
        <w:keepNext/>
      </w:pPr>
      <w:r w:rsidRPr="004C3BED">
        <w:t>New tab - Personal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00DB78C" w14:textId="77777777" w:rsidTr="00202917">
        <w:trPr>
          <w:trHeight w:val="20"/>
        </w:trPr>
        <w:tc>
          <w:tcPr>
            <w:tcW w:w="3184" w:type="pct"/>
          </w:tcPr>
          <w:p w14:paraId="070C1783" w14:textId="77777777" w:rsidR="001F48BD" w:rsidRPr="006A36DA" w:rsidRDefault="001F48BD" w:rsidP="00AA4072">
            <w:pPr>
              <w:pStyle w:val="table"/>
              <w:keepNext/>
            </w:pPr>
          </w:p>
        </w:tc>
        <w:tc>
          <w:tcPr>
            <w:tcW w:w="1816" w:type="pct"/>
          </w:tcPr>
          <w:p w14:paraId="75EEAA7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2.9 sec.</w:t>
            </w:r>
          </w:p>
        </w:tc>
      </w:tr>
    </w:tbl>
    <w:p w14:paraId="09475180" w14:textId="77777777" w:rsidR="00001B2B" w:rsidRDefault="00001B2B" w:rsidP="00FB63FC">
      <w:pPr>
        <w:pStyle w:val="table"/>
        <w:rPr>
          <w:b/>
        </w:rPr>
      </w:pPr>
    </w:p>
    <w:p w14:paraId="100E5499" w14:textId="77777777" w:rsidR="004C3BED" w:rsidRPr="003D5E71" w:rsidRDefault="004C3BED" w:rsidP="00AA4072">
      <w:pPr>
        <w:pStyle w:val="Heading5"/>
        <w:keepNext/>
      </w:pPr>
      <w:r w:rsidRPr="004C3BED">
        <w:t xml:space="preserve">Open </w:t>
      </w:r>
      <w:proofErr w:type="spellStart"/>
      <w:r w:rsidRPr="004C3BED">
        <w:t>broswer</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1B9195B1" w14:textId="77777777" w:rsidTr="00202917">
        <w:trPr>
          <w:trHeight w:val="20"/>
        </w:trPr>
        <w:tc>
          <w:tcPr>
            <w:tcW w:w="3184" w:type="pct"/>
          </w:tcPr>
          <w:p w14:paraId="10D034CC" w14:textId="77777777" w:rsidR="00BB103D" w:rsidRPr="0011609C" w:rsidRDefault="00BB103D" w:rsidP="00AA4072">
            <w:pPr>
              <w:pStyle w:val="table"/>
              <w:keepNext/>
              <w:rPr>
                <w:b/>
              </w:rPr>
            </w:pPr>
            <w:r w:rsidRPr="003D5E71">
              <w:t>Use edge browser</w:t>
            </w:r>
          </w:p>
        </w:tc>
        <w:tc>
          <w:tcPr>
            <w:tcW w:w="1816" w:type="pct"/>
          </w:tcPr>
          <w:p w14:paraId="1E8626F7" w14:textId="77777777" w:rsidR="00BB103D" w:rsidRPr="0011609C" w:rsidRDefault="00BB103D" w:rsidP="00AA4072">
            <w:pPr>
              <w:pStyle w:val="table"/>
              <w:keepNext/>
              <w:rPr>
                <w:b/>
              </w:rPr>
            </w:pPr>
            <w:r w:rsidRPr="0011609C">
              <w:rPr>
                <w:b/>
              </w:rPr>
              <w:t xml:space="preserve">Est. time: </w:t>
            </w:r>
            <w:r w:rsidR="00000CA3" w:rsidRPr="00000CA3">
              <w:rPr>
                <w:b/>
              </w:rPr>
              <w:t>0.10 sec.</w:t>
            </w:r>
          </w:p>
        </w:tc>
      </w:tr>
      <w:tr w:rsidR="00BB103D" w:rsidRPr="006A36DA" w14:paraId="1A137726" w14:textId="77777777" w:rsidTr="00202917">
        <w:trPr>
          <w:trHeight w:val="20"/>
        </w:trPr>
        <w:tc>
          <w:tcPr>
            <w:tcW w:w="3184" w:type="pct"/>
          </w:tcPr>
          <w:p w14:paraId="3B28777A" w14:textId="77777777" w:rsidR="00BB103D" w:rsidRPr="0097201A" w:rsidRDefault="00BB103D" w:rsidP="00AA4072">
            <w:pPr>
              <w:pStyle w:val="table"/>
              <w:keepNext/>
            </w:pPr>
            <w:r w:rsidRPr="0097201A">
              <w:rPr>
                <w:noProof/>
              </w:rPr>
              <w:drawing>
                <wp:inline distT="0" distB="0" distL="0" distR="0" wp14:anchorId="67797B2B" wp14:editId="3A770600">
                  <wp:extent cx="4572000" cy="24384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1A7C4470" w14:textId="77777777" w:rsidR="00BB103D" w:rsidRDefault="0039793F" w:rsidP="0039793F">
            <w:pPr>
              <w:pStyle w:val="table"/>
              <w:keepNext/>
            </w:pPr>
            <w:r>
              <w:t>Action: Click</w:t>
            </w:r>
          </w:p>
          <w:p w14:paraId="2C5A2A3F" w14:textId="77777777" w:rsidR="00D8031A" w:rsidRPr="003D5E71" w:rsidRDefault="00D8031A" w:rsidP="00AA4072">
            <w:pPr>
              <w:pStyle w:val="table"/>
              <w:keepNext/>
            </w:pPr>
          </w:p>
        </w:tc>
      </w:tr>
    </w:tbl>
    <w:p w14:paraId="77CEB27C" w14:textId="77777777" w:rsidR="0066095D" w:rsidRDefault="0066095D" w:rsidP="00FB63FC">
      <w:pPr>
        <w:pStyle w:val="table"/>
      </w:pPr>
    </w:p>
    <w:p w14:paraId="4FA23C67" w14:textId="77777777" w:rsidR="004C3BED" w:rsidRPr="003D5E71" w:rsidRDefault="004C3BED" w:rsidP="00AA4072">
      <w:pPr>
        <w:pStyle w:val="Heading5"/>
        <w:keepNext/>
      </w:pPr>
      <w:r w:rsidRPr="004C3BED">
        <w:lastRenderedPageBreak/>
        <w:t>Type the requirement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3874FA09" w14:textId="77777777" w:rsidTr="00202917">
        <w:trPr>
          <w:trHeight w:val="20"/>
        </w:trPr>
        <w:tc>
          <w:tcPr>
            <w:tcW w:w="3184" w:type="pct"/>
          </w:tcPr>
          <w:p w14:paraId="1DF410EA" w14:textId="77777777" w:rsidR="00BB103D" w:rsidRPr="0011609C" w:rsidRDefault="00BB103D" w:rsidP="00AA4072">
            <w:pPr>
              <w:pStyle w:val="table"/>
              <w:keepNext/>
              <w:rPr>
                <w:b/>
              </w:rPr>
            </w:pPr>
            <w:r w:rsidRPr="003D5E71">
              <w:t>use search box</w:t>
            </w:r>
          </w:p>
        </w:tc>
        <w:tc>
          <w:tcPr>
            <w:tcW w:w="1816" w:type="pct"/>
          </w:tcPr>
          <w:p w14:paraId="37399E26" w14:textId="77777777" w:rsidR="00BB103D" w:rsidRPr="0011609C" w:rsidRDefault="00BB103D" w:rsidP="00AA4072">
            <w:pPr>
              <w:pStyle w:val="table"/>
              <w:keepNext/>
              <w:rPr>
                <w:b/>
              </w:rPr>
            </w:pPr>
            <w:r w:rsidRPr="0011609C">
              <w:rPr>
                <w:b/>
              </w:rPr>
              <w:t xml:space="preserve">Est. time: </w:t>
            </w:r>
            <w:r w:rsidR="00000CA3" w:rsidRPr="00000CA3">
              <w:rPr>
                <w:b/>
              </w:rPr>
              <w:t>1.1 sec.</w:t>
            </w:r>
          </w:p>
        </w:tc>
      </w:tr>
      <w:tr w:rsidR="00BB103D" w:rsidRPr="006A36DA" w14:paraId="2A88129B" w14:textId="77777777" w:rsidTr="00202917">
        <w:trPr>
          <w:trHeight w:val="20"/>
        </w:trPr>
        <w:tc>
          <w:tcPr>
            <w:tcW w:w="3184" w:type="pct"/>
          </w:tcPr>
          <w:p w14:paraId="7AA90A20" w14:textId="77777777" w:rsidR="00BB103D" w:rsidRPr="0097201A" w:rsidRDefault="00BB103D" w:rsidP="00AA4072">
            <w:pPr>
              <w:pStyle w:val="table"/>
              <w:keepNext/>
            </w:pPr>
            <w:r w:rsidRPr="0097201A">
              <w:rPr>
                <w:noProof/>
              </w:rPr>
              <w:drawing>
                <wp:inline distT="0" distB="0" distL="0" distR="0" wp14:anchorId="032DFEA0" wp14:editId="168E04B0">
                  <wp:extent cx="4572000" cy="24384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41F66C2E" w14:textId="77777777" w:rsidR="00BB103D" w:rsidRDefault="0039793F" w:rsidP="0039793F">
            <w:pPr>
              <w:pStyle w:val="table"/>
              <w:keepNext/>
            </w:pPr>
            <w:r>
              <w:t>Action: Keyboard Input</w:t>
            </w:r>
          </w:p>
          <w:p w14:paraId="25A0F29C" w14:textId="77777777" w:rsidR="00D8031A" w:rsidRPr="003D5E71" w:rsidRDefault="00D8031A" w:rsidP="00AA4072">
            <w:pPr>
              <w:pStyle w:val="table"/>
              <w:keepNext/>
            </w:pPr>
          </w:p>
        </w:tc>
      </w:tr>
    </w:tbl>
    <w:p w14:paraId="413E862C" w14:textId="77777777" w:rsidR="0066095D" w:rsidRDefault="0066095D" w:rsidP="00FB63FC">
      <w:pPr>
        <w:pStyle w:val="table"/>
      </w:pPr>
    </w:p>
    <w:p w14:paraId="16AE12DD" w14:textId="77777777" w:rsidR="004C3BED" w:rsidRPr="003D5E71" w:rsidRDefault="004C3BED" w:rsidP="00AA4072">
      <w:pPr>
        <w:pStyle w:val="Heading5"/>
        <w:keepNext/>
      </w:pPr>
      <w:r w:rsidRPr="004C3BED">
        <w:t>Type Vajrang.org website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34C77FA5" w14:textId="77777777" w:rsidTr="00202917">
        <w:trPr>
          <w:trHeight w:val="20"/>
        </w:trPr>
        <w:tc>
          <w:tcPr>
            <w:tcW w:w="3184" w:type="pct"/>
          </w:tcPr>
          <w:p w14:paraId="2F1669B3" w14:textId="77777777" w:rsidR="00BB103D" w:rsidRPr="0011609C" w:rsidRDefault="00BB103D" w:rsidP="00AA4072">
            <w:pPr>
              <w:pStyle w:val="table"/>
              <w:keepNext/>
              <w:rPr>
                <w:b/>
              </w:rPr>
            </w:pPr>
            <w:r w:rsidRPr="003D5E71">
              <w:t>Open vajrang.org site</w:t>
            </w:r>
          </w:p>
        </w:tc>
        <w:tc>
          <w:tcPr>
            <w:tcW w:w="1816" w:type="pct"/>
          </w:tcPr>
          <w:p w14:paraId="09E1C176"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6CF30B04" w14:textId="77777777" w:rsidTr="00202917">
        <w:trPr>
          <w:trHeight w:val="20"/>
        </w:trPr>
        <w:tc>
          <w:tcPr>
            <w:tcW w:w="3184" w:type="pct"/>
          </w:tcPr>
          <w:p w14:paraId="6478A41F" w14:textId="77777777" w:rsidR="00BB103D" w:rsidRPr="0097201A" w:rsidRDefault="00BB103D" w:rsidP="00AA4072">
            <w:pPr>
              <w:pStyle w:val="table"/>
              <w:keepNext/>
            </w:pPr>
            <w:r w:rsidRPr="0097201A">
              <w:rPr>
                <w:noProof/>
              </w:rPr>
              <w:drawing>
                <wp:inline distT="0" distB="0" distL="0" distR="0" wp14:anchorId="61568F22" wp14:editId="50BDE8DD">
                  <wp:extent cx="4572000" cy="24384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033D2889" w14:textId="77777777" w:rsidR="00BB103D" w:rsidRDefault="0039793F" w:rsidP="0039793F">
            <w:pPr>
              <w:pStyle w:val="table"/>
              <w:keepNext/>
            </w:pPr>
            <w:r>
              <w:t>Action: Special Key</w:t>
            </w:r>
          </w:p>
          <w:p w14:paraId="5C48B921" w14:textId="77777777" w:rsidR="00D8031A" w:rsidRPr="003D5E71" w:rsidRDefault="00D8031A" w:rsidP="00AA4072">
            <w:pPr>
              <w:pStyle w:val="table"/>
              <w:keepNext/>
            </w:pPr>
          </w:p>
        </w:tc>
      </w:tr>
    </w:tbl>
    <w:p w14:paraId="42FA9C1A" w14:textId="77777777" w:rsidR="0066095D" w:rsidRDefault="0066095D" w:rsidP="00FB63FC">
      <w:pPr>
        <w:pStyle w:val="table"/>
      </w:pPr>
    </w:p>
    <w:p w14:paraId="234370D5" w14:textId="77777777" w:rsidR="001F48BD" w:rsidRPr="001F48BD" w:rsidRDefault="000F284C" w:rsidP="00AA4072">
      <w:pPr>
        <w:pStyle w:val="Heading4"/>
        <w:keepNext/>
      </w:pPr>
      <w:r w:rsidRPr="004C3BED">
        <w:t xml:space="preserve">Navigate to Login page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F898B1A" w14:textId="77777777" w:rsidTr="00202917">
        <w:trPr>
          <w:trHeight w:val="20"/>
        </w:trPr>
        <w:tc>
          <w:tcPr>
            <w:tcW w:w="3184" w:type="pct"/>
          </w:tcPr>
          <w:p w14:paraId="6D4C579E" w14:textId="77777777" w:rsidR="001F48BD" w:rsidRPr="006A36DA" w:rsidRDefault="001F48BD" w:rsidP="00AA4072">
            <w:pPr>
              <w:pStyle w:val="table"/>
              <w:keepNext/>
            </w:pPr>
          </w:p>
        </w:tc>
        <w:tc>
          <w:tcPr>
            <w:tcW w:w="1816" w:type="pct"/>
          </w:tcPr>
          <w:p w14:paraId="24CA4A1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4.4 sec.</w:t>
            </w:r>
          </w:p>
        </w:tc>
      </w:tr>
    </w:tbl>
    <w:p w14:paraId="5AAA6578" w14:textId="77777777" w:rsidR="00001B2B" w:rsidRDefault="00001B2B" w:rsidP="00FB63FC">
      <w:pPr>
        <w:pStyle w:val="table"/>
        <w:rPr>
          <w:b/>
        </w:rPr>
      </w:pPr>
    </w:p>
    <w:p w14:paraId="5603A4B4" w14:textId="77777777" w:rsidR="004C3BED" w:rsidRPr="003D5E71" w:rsidRDefault="004C3BED" w:rsidP="00AA4072">
      <w:pPr>
        <w:pStyle w:val="Heading5"/>
        <w:keepNext/>
      </w:pPr>
      <w:r w:rsidRPr="004C3BED">
        <w:lastRenderedPageBreak/>
        <w:t>Navigate to login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7B3125AF" w14:textId="77777777" w:rsidTr="00202917">
        <w:trPr>
          <w:trHeight w:val="20"/>
        </w:trPr>
        <w:tc>
          <w:tcPr>
            <w:tcW w:w="3184" w:type="pct"/>
          </w:tcPr>
          <w:p w14:paraId="64D26DBF" w14:textId="77777777" w:rsidR="00BB103D" w:rsidRPr="0011609C" w:rsidRDefault="00BB103D" w:rsidP="00AA4072">
            <w:pPr>
              <w:pStyle w:val="table"/>
              <w:keepNext/>
              <w:rPr>
                <w:b/>
              </w:rPr>
            </w:pPr>
            <w:r w:rsidRPr="003D5E71">
              <w:t>Hover over the challenges-&gt;Login</w:t>
            </w:r>
          </w:p>
        </w:tc>
        <w:tc>
          <w:tcPr>
            <w:tcW w:w="1816" w:type="pct"/>
          </w:tcPr>
          <w:p w14:paraId="77C928DA" w14:textId="77777777" w:rsidR="00BB103D" w:rsidRPr="0011609C" w:rsidRDefault="00BB103D" w:rsidP="00AA4072">
            <w:pPr>
              <w:pStyle w:val="table"/>
              <w:keepNext/>
              <w:rPr>
                <w:b/>
              </w:rPr>
            </w:pPr>
            <w:r w:rsidRPr="0011609C">
              <w:rPr>
                <w:b/>
              </w:rPr>
              <w:t xml:space="preserve">Est. time: </w:t>
            </w:r>
            <w:r w:rsidR="00000CA3" w:rsidRPr="00000CA3">
              <w:rPr>
                <w:b/>
              </w:rPr>
              <w:t>4.4 sec.</w:t>
            </w:r>
          </w:p>
        </w:tc>
      </w:tr>
      <w:tr w:rsidR="00BB103D" w:rsidRPr="006A36DA" w14:paraId="6039C456" w14:textId="77777777" w:rsidTr="00202917">
        <w:trPr>
          <w:trHeight w:val="20"/>
        </w:trPr>
        <w:tc>
          <w:tcPr>
            <w:tcW w:w="3184" w:type="pct"/>
          </w:tcPr>
          <w:p w14:paraId="277F9965" w14:textId="77777777" w:rsidR="00BB103D" w:rsidRPr="0097201A" w:rsidRDefault="00BB103D" w:rsidP="00AA4072">
            <w:pPr>
              <w:pStyle w:val="table"/>
              <w:keepNext/>
            </w:pPr>
            <w:r w:rsidRPr="0097201A">
              <w:rPr>
                <w:noProof/>
              </w:rPr>
              <w:drawing>
                <wp:inline distT="0" distB="0" distL="0" distR="0" wp14:anchorId="209B3423" wp14:editId="7D2BF1FC">
                  <wp:extent cx="4572000" cy="24384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652C840B" w14:textId="77777777" w:rsidR="00BB103D" w:rsidRDefault="0039793F" w:rsidP="0039793F">
            <w:pPr>
              <w:pStyle w:val="table"/>
              <w:keepNext/>
            </w:pPr>
            <w:r>
              <w:t>Action: Click</w:t>
            </w:r>
          </w:p>
          <w:p w14:paraId="77D2775B" w14:textId="77777777" w:rsidR="00D8031A" w:rsidRPr="003D5E71" w:rsidRDefault="00D8031A" w:rsidP="00AA4072">
            <w:pPr>
              <w:pStyle w:val="table"/>
              <w:keepNext/>
            </w:pPr>
          </w:p>
        </w:tc>
      </w:tr>
    </w:tbl>
    <w:p w14:paraId="232DEED6" w14:textId="77777777" w:rsidR="0066095D" w:rsidRDefault="0066095D" w:rsidP="00FB63FC">
      <w:pPr>
        <w:pStyle w:val="table"/>
      </w:pPr>
    </w:p>
    <w:p w14:paraId="3430482E" w14:textId="77777777" w:rsidR="001F48BD" w:rsidRPr="001F48BD" w:rsidRDefault="000F284C" w:rsidP="00AA4072">
      <w:pPr>
        <w:pStyle w:val="Heading4"/>
        <w:keepNext/>
      </w:pPr>
      <w:r w:rsidRPr="004C3BED">
        <w:t xml:space="preserve">Validate one </w:t>
      </w:r>
      <w:proofErr w:type="spellStart"/>
      <w:r w:rsidRPr="004C3BED">
        <w:t>userId</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31C56C6" w14:textId="77777777" w:rsidTr="00202917">
        <w:trPr>
          <w:trHeight w:val="20"/>
        </w:trPr>
        <w:tc>
          <w:tcPr>
            <w:tcW w:w="3184" w:type="pct"/>
          </w:tcPr>
          <w:p w14:paraId="3B4DEEA5" w14:textId="77777777" w:rsidR="001F48BD" w:rsidRPr="006A36DA" w:rsidRDefault="001F48BD" w:rsidP="00AA4072">
            <w:pPr>
              <w:pStyle w:val="table"/>
              <w:keepNext/>
            </w:pPr>
          </w:p>
        </w:tc>
        <w:tc>
          <w:tcPr>
            <w:tcW w:w="1816" w:type="pct"/>
          </w:tcPr>
          <w:p w14:paraId="37C8F2E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12.0 sec.</w:t>
            </w:r>
          </w:p>
        </w:tc>
      </w:tr>
    </w:tbl>
    <w:p w14:paraId="6139BA40" w14:textId="77777777" w:rsidR="00001B2B" w:rsidRDefault="00001B2B" w:rsidP="00FB63FC">
      <w:pPr>
        <w:pStyle w:val="table"/>
        <w:rPr>
          <w:b/>
        </w:rPr>
      </w:pPr>
    </w:p>
    <w:p w14:paraId="7EAB1EA9" w14:textId="77777777" w:rsidR="004C3BED" w:rsidRPr="003D5E71" w:rsidRDefault="004C3BED" w:rsidP="00AA4072">
      <w:pPr>
        <w:pStyle w:val="Heading5"/>
        <w:keepNext/>
      </w:pPr>
      <w:r w:rsidRPr="004C3BED">
        <w:t xml:space="preserve">Copy the </w:t>
      </w:r>
      <w:proofErr w:type="spellStart"/>
      <w:r w:rsidRPr="004C3BED">
        <w:t>userid</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479C4D69" w14:textId="77777777" w:rsidTr="00202917">
        <w:trPr>
          <w:trHeight w:val="20"/>
        </w:trPr>
        <w:tc>
          <w:tcPr>
            <w:tcW w:w="3184" w:type="pct"/>
          </w:tcPr>
          <w:p w14:paraId="05C42B70" w14:textId="77777777" w:rsidR="00BB103D" w:rsidRPr="0011609C" w:rsidRDefault="00BB103D" w:rsidP="00AA4072">
            <w:pPr>
              <w:pStyle w:val="table"/>
              <w:keepNext/>
              <w:rPr>
                <w:b/>
              </w:rPr>
            </w:pPr>
            <w:r w:rsidRPr="003D5E71">
              <w:t xml:space="preserve">Copying the using name from the table </w:t>
            </w:r>
          </w:p>
        </w:tc>
        <w:tc>
          <w:tcPr>
            <w:tcW w:w="1816" w:type="pct"/>
          </w:tcPr>
          <w:p w14:paraId="51C32CD8" w14:textId="77777777" w:rsidR="00BB103D" w:rsidRPr="0011609C" w:rsidRDefault="00BB103D" w:rsidP="00AA4072">
            <w:pPr>
              <w:pStyle w:val="table"/>
              <w:keepNext/>
              <w:rPr>
                <w:b/>
              </w:rPr>
            </w:pPr>
            <w:r w:rsidRPr="0011609C">
              <w:rPr>
                <w:b/>
              </w:rPr>
              <w:t xml:space="preserve">Est. time: </w:t>
            </w:r>
            <w:r w:rsidR="00000CA3" w:rsidRPr="00000CA3">
              <w:rPr>
                <w:b/>
              </w:rPr>
              <w:t>0.5 sec.</w:t>
            </w:r>
          </w:p>
        </w:tc>
      </w:tr>
      <w:tr w:rsidR="00BB103D" w:rsidRPr="006A36DA" w14:paraId="35C0A0CF" w14:textId="77777777" w:rsidTr="00202917">
        <w:trPr>
          <w:trHeight w:val="20"/>
        </w:trPr>
        <w:tc>
          <w:tcPr>
            <w:tcW w:w="3184" w:type="pct"/>
          </w:tcPr>
          <w:p w14:paraId="5252810C" w14:textId="77777777" w:rsidR="00BB103D" w:rsidRPr="0097201A" w:rsidRDefault="00BB103D" w:rsidP="00AA4072">
            <w:pPr>
              <w:pStyle w:val="table"/>
              <w:keepNext/>
            </w:pPr>
            <w:r w:rsidRPr="0097201A">
              <w:rPr>
                <w:noProof/>
              </w:rPr>
              <w:drawing>
                <wp:inline distT="0" distB="0" distL="0" distR="0" wp14:anchorId="19EF577F" wp14:editId="0DFC5BDC">
                  <wp:extent cx="4572000" cy="24384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422D8346" w14:textId="77777777" w:rsidR="00BB103D" w:rsidRDefault="0039793F" w:rsidP="0039793F">
            <w:pPr>
              <w:pStyle w:val="table"/>
              <w:keepNext/>
            </w:pPr>
            <w:r>
              <w:t>Action: Click</w:t>
            </w:r>
          </w:p>
          <w:p w14:paraId="6711ED11" w14:textId="77777777" w:rsidR="00D8031A" w:rsidRPr="003D5E71" w:rsidRDefault="00D8031A" w:rsidP="00AA4072">
            <w:pPr>
              <w:pStyle w:val="table"/>
              <w:keepNext/>
            </w:pPr>
          </w:p>
        </w:tc>
      </w:tr>
    </w:tbl>
    <w:p w14:paraId="39E5F3CD" w14:textId="77777777" w:rsidR="0066095D" w:rsidRDefault="0066095D" w:rsidP="00FB63FC">
      <w:pPr>
        <w:pStyle w:val="table"/>
      </w:pPr>
    </w:p>
    <w:p w14:paraId="45C6C7B4" w14:textId="77777777" w:rsidR="004C3BED" w:rsidRPr="003D5E71" w:rsidRDefault="004C3BED" w:rsidP="00AA4072">
      <w:pPr>
        <w:pStyle w:val="Heading5"/>
        <w:keepNext/>
      </w:pPr>
      <w:r w:rsidRPr="004C3BED">
        <w:lastRenderedPageBreak/>
        <w:t>Paste the user 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62B85AA9" w14:textId="77777777" w:rsidTr="00202917">
        <w:trPr>
          <w:trHeight w:val="20"/>
        </w:trPr>
        <w:tc>
          <w:tcPr>
            <w:tcW w:w="3184" w:type="pct"/>
          </w:tcPr>
          <w:p w14:paraId="75E8221F" w14:textId="77777777" w:rsidR="00BB103D" w:rsidRPr="0011609C" w:rsidRDefault="00BB103D" w:rsidP="00AA4072">
            <w:pPr>
              <w:pStyle w:val="table"/>
              <w:keepNext/>
              <w:rPr>
                <w:b/>
              </w:rPr>
            </w:pPr>
            <w:r w:rsidRPr="003D5E71">
              <w:t xml:space="preserve">Paste the user id from </w:t>
            </w:r>
            <w:proofErr w:type="gramStart"/>
            <w:r w:rsidRPr="003D5E71">
              <w:t>the  table</w:t>
            </w:r>
            <w:proofErr w:type="gramEnd"/>
          </w:p>
        </w:tc>
        <w:tc>
          <w:tcPr>
            <w:tcW w:w="1816" w:type="pct"/>
          </w:tcPr>
          <w:p w14:paraId="65720861" w14:textId="77777777" w:rsidR="00BB103D" w:rsidRPr="0011609C" w:rsidRDefault="00BB103D" w:rsidP="00AA4072">
            <w:pPr>
              <w:pStyle w:val="table"/>
              <w:keepNext/>
              <w:rPr>
                <w:b/>
              </w:rPr>
            </w:pPr>
            <w:r w:rsidRPr="0011609C">
              <w:rPr>
                <w:b/>
              </w:rPr>
              <w:t xml:space="preserve">Est. time: </w:t>
            </w:r>
            <w:r w:rsidR="00000CA3" w:rsidRPr="00000CA3">
              <w:rPr>
                <w:b/>
              </w:rPr>
              <w:t>2.1 sec.</w:t>
            </w:r>
          </w:p>
        </w:tc>
      </w:tr>
      <w:tr w:rsidR="00BB103D" w:rsidRPr="006A36DA" w14:paraId="0E2DA2C8" w14:textId="77777777" w:rsidTr="00202917">
        <w:trPr>
          <w:trHeight w:val="20"/>
        </w:trPr>
        <w:tc>
          <w:tcPr>
            <w:tcW w:w="3184" w:type="pct"/>
          </w:tcPr>
          <w:p w14:paraId="557AF509" w14:textId="77777777" w:rsidR="00BB103D" w:rsidRPr="0097201A" w:rsidRDefault="00BB103D" w:rsidP="00AA4072">
            <w:pPr>
              <w:pStyle w:val="table"/>
              <w:keepNext/>
            </w:pPr>
            <w:r w:rsidRPr="0097201A">
              <w:rPr>
                <w:noProof/>
              </w:rPr>
              <w:drawing>
                <wp:inline distT="0" distB="0" distL="0" distR="0" wp14:anchorId="255CCDA8" wp14:editId="744A6B7D">
                  <wp:extent cx="4572000" cy="24384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69174CD5" w14:textId="77777777" w:rsidR="00BB103D" w:rsidRDefault="0039793F" w:rsidP="0039793F">
            <w:pPr>
              <w:pStyle w:val="table"/>
              <w:keepNext/>
            </w:pPr>
            <w:r>
              <w:t>Action: Special Key</w:t>
            </w:r>
          </w:p>
          <w:p w14:paraId="3DEB7D2B" w14:textId="77777777" w:rsidR="00D8031A" w:rsidRPr="003D5E71" w:rsidRDefault="00D8031A" w:rsidP="00AA4072">
            <w:pPr>
              <w:pStyle w:val="table"/>
              <w:keepNext/>
            </w:pPr>
          </w:p>
        </w:tc>
      </w:tr>
    </w:tbl>
    <w:p w14:paraId="07CA8310" w14:textId="77777777" w:rsidR="0066095D" w:rsidRDefault="0066095D" w:rsidP="00FB63FC">
      <w:pPr>
        <w:pStyle w:val="table"/>
      </w:pPr>
    </w:p>
    <w:p w14:paraId="7F12BD52" w14:textId="77777777" w:rsidR="004C3BED" w:rsidRPr="003D5E71" w:rsidRDefault="004C3BED" w:rsidP="00AA4072">
      <w:pPr>
        <w:pStyle w:val="Heading5"/>
        <w:keepNext/>
      </w:pPr>
      <w:r w:rsidRPr="004C3BED">
        <w:t>Copy the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6E210053" w14:textId="77777777" w:rsidTr="00202917">
        <w:trPr>
          <w:trHeight w:val="20"/>
        </w:trPr>
        <w:tc>
          <w:tcPr>
            <w:tcW w:w="3184" w:type="pct"/>
          </w:tcPr>
          <w:p w14:paraId="0CF6020E" w14:textId="77777777" w:rsidR="00BB103D" w:rsidRPr="0011609C" w:rsidRDefault="00BB103D" w:rsidP="00AA4072">
            <w:pPr>
              <w:pStyle w:val="table"/>
              <w:keepNext/>
              <w:rPr>
                <w:b/>
              </w:rPr>
            </w:pPr>
            <w:r w:rsidRPr="003D5E71">
              <w:t>Copied the password from the table</w:t>
            </w:r>
          </w:p>
        </w:tc>
        <w:tc>
          <w:tcPr>
            <w:tcW w:w="1816" w:type="pct"/>
          </w:tcPr>
          <w:p w14:paraId="54B991F3" w14:textId="77777777" w:rsidR="00BB103D" w:rsidRPr="0011609C" w:rsidRDefault="00BB103D" w:rsidP="00AA4072">
            <w:pPr>
              <w:pStyle w:val="table"/>
              <w:keepNext/>
              <w:rPr>
                <w:b/>
              </w:rPr>
            </w:pPr>
            <w:r w:rsidRPr="0011609C">
              <w:rPr>
                <w:b/>
              </w:rPr>
              <w:t xml:space="preserve">Est. time: </w:t>
            </w:r>
            <w:r w:rsidR="00000CA3" w:rsidRPr="00000CA3">
              <w:rPr>
                <w:b/>
              </w:rPr>
              <w:t>2.1 sec.</w:t>
            </w:r>
          </w:p>
        </w:tc>
      </w:tr>
      <w:tr w:rsidR="00BB103D" w:rsidRPr="006A36DA" w14:paraId="7CCD82FA" w14:textId="77777777" w:rsidTr="00202917">
        <w:trPr>
          <w:trHeight w:val="20"/>
        </w:trPr>
        <w:tc>
          <w:tcPr>
            <w:tcW w:w="3184" w:type="pct"/>
          </w:tcPr>
          <w:p w14:paraId="03166352" w14:textId="77777777" w:rsidR="00BB103D" w:rsidRPr="0097201A" w:rsidRDefault="00BB103D" w:rsidP="00AA4072">
            <w:pPr>
              <w:pStyle w:val="table"/>
              <w:keepNext/>
            </w:pPr>
            <w:r w:rsidRPr="0097201A">
              <w:rPr>
                <w:noProof/>
              </w:rPr>
              <w:drawing>
                <wp:inline distT="0" distB="0" distL="0" distR="0" wp14:anchorId="660A82DC" wp14:editId="3C4B13DB">
                  <wp:extent cx="4572000" cy="24384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0CECFB50" w14:textId="77777777" w:rsidR="00BB103D" w:rsidRDefault="0039793F" w:rsidP="0039793F">
            <w:pPr>
              <w:pStyle w:val="table"/>
              <w:keepNext/>
            </w:pPr>
            <w:r>
              <w:t>Action: Double Click</w:t>
            </w:r>
          </w:p>
          <w:p w14:paraId="7A71DA38" w14:textId="77777777" w:rsidR="00D8031A" w:rsidRPr="003D5E71" w:rsidRDefault="00D8031A" w:rsidP="00AA4072">
            <w:pPr>
              <w:pStyle w:val="table"/>
              <w:keepNext/>
            </w:pPr>
          </w:p>
        </w:tc>
      </w:tr>
    </w:tbl>
    <w:p w14:paraId="7326B06C" w14:textId="77777777" w:rsidR="0066095D" w:rsidRDefault="0066095D" w:rsidP="00FB63FC">
      <w:pPr>
        <w:pStyle w:val="table"/>
      </w:pPr>
    </w:p>
    <w:p w14:paraId="2E4B05F6" w14:textId="77777777" w:rsidR="004C3BED" w:rsidRPr="003D5E71" w:rsidRDefault="004C3BED" w:rsidP="00AA4072">
      <w:pPr>
        <w:pStyle w:val="Heading5"/>
        <w:keepNext/>
      </w:pPr>
      <w:r w:rsidRPr="004C3BED">
        <w:lastRenderedPageBreak/>
        <w:t>Press '</w:t>
      </w:r>
      <w:proofErr w:type="spellStart"/>
      <w:r w:rsidRPr="004C3BED">
        <w:t>Ctrl+c</w:t>
      </w:r>
      <w:proofErr w:type="spellEnd"/>
      <w:r w:rsidRPr="004C3BED">
        <w: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24703DBD" w14:textId="77777777" w:rsidTr="00202917">
        <w:trPr>
          <w:trHeight w:val="20"/>
        </w:trPr>
        <w:tc>
          <w:tcPr>
            <w:tcW w:w="3184" w:type="pct"/>
          </w:tcPr>
          <w:p w14:paraId="0F308969" w14:textId="77777777" w:rsidR="00BB103D" w:rsidRPr="0011609C" w:rsidRDefault="00BB103D" w:rsidP="00AA4072">
            <w:pPr>
              <w:pStyle w:val="table"/>
              <w:keepNext/>
              <w:rPr>
                <w:b/>
              </w:rPr>
            </w:pPr>
            <w:r w:rsidRPr="003D5E71">
              <w:t>Paste the copied password from the table</w:t>
            </w:r>
          </w:p>
        </w:tc>
        <w:tc>
          <w:tcPr>
            <w:tcW w:w="1816" w:type="pct"/>
          </w:tcPr>
          <w:p w14:paraId="541428DB" w14:textId="77777777" w:rsidR="00BB103D" w:rsidRPr="0011609C" w:rsidRDefault="00BB103D" w:rsidP="00AA4072">
            <w:pPr>
              <w:pStyle w:val="table"/>
              <w:keepNext/>
              <w:rPr>
                <w:b/>
              </w:rPr>
            </w:pPr>
            <w:r w:rsidRPr="0011609C">
              <w:rPr>
                <w:b/>
              </w:rPr>
              <w:t xml:space="preserve">Est. time: </w:t>
            </w:r>
            <w:r w:rsidR="00000CA3" w:rsidRPr="00000CA3">
              <w:rPr>
                <w:b/>
              </w:rPr>
              <w:t>0.10 sec.</w:t>
            </w:r>
          </w:p>
        </w:tc>
      </w:tr>
      <w:tr w:rsidR="00BB103D" w:rsidRPr="006A36DA" w14:paraId="47107365" w14:textId="77777777" w:rsidTr="00202917">
        <w:trPr>
          <w:trHeight w:val="20"/>
        </w:trPr>
        <w:tc>
          <w:tcPr>
            <w:tcW w:w="3184" w:type="pct"/>
          </w:tcPr>
          <w:p w14:paraId="00FD4FE2" w14:textId="77777777" w:rsidR="00BB103D" w:rsidRPr="0097201A" w:rsidRDefault="00BB103D" w:rsidP="00AA4072">
            <w:pPr>
              <w:pStyle w:val="table"/>
              <w:keepNext/>
            </w:pPr>
            <w:r w:rsidRPr="0097201A">
              <w:rPr>
                <w:noProof/>
              </w:rPr>
              <w:drawing>
                <wp:inline distT="0" distB="0" distL="0" distR="0" wp14:anchorId="27457B8C" wp14:editId="2FA16C2C">
                  <wp:extent cx="4572000" cy="24384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10EE4AE0" w14:textId="77777777" w:rsidR="00BB103D" w:rsidRDefault="0039793F" w:rsidP="0039793F">
            <w:pPr>
              <w:pStyle w:val="table"/>
              <w:keepNext/>
            </w:pPr>
            <w:r>
              <w:t>Action: Click</w:t>
            </w:r>
          </w:p>
          <w:p w14:paraId="20BB2894" w14:textId="77777777" w:rsidR="00D8031A" w:rsidRPr="003D5E71" w:rsidRDefault="00D8031A" w:rsidP="00AA4072">
            <w:pPr>
              <w:pStyle w:val="table"/>
              <w:keepNext/>
            </w:pPr>
          </w:p>
        </w:tc>
      </w:tr>
    </w:tbl>
    <w:p w14:paraId="5D27BFAC" w14:textId="77777777" w:rsidR="0066095D" w:rsidRDefault="0066095D" w:rsidP="00FB63FC">
      <w:pPr>
        <w:pStyle w:val="table"/>
      </w:pPr>
    </w:p>
    <w:p w14:paraId="58F100B3" w14:textId="77777777" w:rsidR="004C3BED" w:rsidRPr="003D5E71" w:rsidRDefault="004C3BED" w:rsidP="00AA4072">
      <w:pPr>
        <w:pStyle w:val="Heading5"/>
        <w:keepNext/>
      </w:pPr>
      <w:r w:rsidRPr="004C3BED">
        <w:t>validate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0B752D21" w14:textId="77777777" w:rsidTr="00202917">
        <w:trPr>
          <w:trHeight w:val="20"/>
        </w:trPr>
        <w:tc>
          <w:tcPr>
            <w:tcW w:w="3184" w:type="pct"/>
          </w:tcPr>
          <w:p w14:paraId="30B4BD5A" w14:textId="77777777" w:rsidR="00BB103D" w:rsidRPr="0011609C" w:rsidRDefault="00BB103D" w:rsidP="00AA4072">
            <w:pPr>
              <w:pStyle w:val="table"/>
              <w:keepNext/>
              <w:rPr>
                <w:b/>
              </w:rPr>
            </w:pPr>
            <w:r w:rsidRPr="003D5E71">
              <w:t xml:space="preserve">Click </w:t>
            </w:r>
            <w:proofErr w:type="gramStart"/>
            <w:r w:rsidRPr="003D5E71">
              <w:t>on  validate</w:t>
            </w:r>
            <w:proofErr w:type="gramEnd"/>
            <w:r w:rsidRPr="003D5E71">
              <w:t xml:space="preserve"> password</w:t>
            </w:r>
          </w:p>
        </w:tc>
        <w:tc>
          <w:tcPr>
            <w:tcW w:w="1816" w:type="pct"/>
          </w:tcPr>
          <w:p w14:paraId="20D0F5DF"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37176BE8" w14:textId="77777777" w:rsidTr="00202917">
        <w:trPr>
          <w:trHeight w:val="20"/>
        </w:trPr>
        <w:tc>
          <w:tcPr>
            <w:tcW w:w="3184" w:type="pct"/>
          </w:tcPr>
          <w:p w14:paraId="2950F88C" w14:textId="77777777" w:rsidR="00BB103D" w:rsidRPr="0097201A" w:rsidRDefault="00BB103D" w:rsidP="00AA4072">
            <w:pPr>
              <w:pStyle w:val="table"/>
              <w:keepNext/>
            </w:pPr>
            <w:r w:rsidRPr="0097201A">
              <w:rPr>
                <w:noProof/>
              </w:rPr>
              <w:drawing>
                <wp:inline distT="0" distB="0" distL="0" distR="0" wp14:anchorId="5EBFA44E" wp14:editId="790F39BF">
                  <wp:extent cx="4572000" cy="24384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225BD71F" w14:textId="77777777" w:rsidR="00BB103D" w:rsidRDefault="0039793F" w:rsidP="0039793F">
            <w:pPr>
              <w:pStyle w:val="table"/>
              <w:keepNext/>
            </w:pPr>
            <w:r>
              <w:t>Action: Click</w:t>
            </w:r>
          </w:p>
          <w:p w14:paraId="385885F2" w14:textId="77777777" w:rsidR="00D8031A" w:rsidRPr="003D5E71" w:rsidRDefault="00D8031A" w:rsidP="00AA4072">
            <w:pPr>
              <w:pStyle w:val="table"/>
              <w:keepNext/>
            </w:pPr>
          </w:p>
        </w:tc>
      </w:tr>
    </w:tbl>
    <w:p w14:paraId="189378B4" w14:textId="77777777" w:rsidR="0066095D" w:rsidRDefault="0066095D" w:rsidP="00FB63FC">
      <w:pPr>
        <w:pStyle w:val="table"/>
      </w:pPr>
    </w:p>
    <w:p w14:paraId="6C8A4790" w14:textId="77777777" w:rsidR="004C3BED" w:rsidRPr="003D5E71" w:rsidRDefault="004C3BED" w:rsidP="00AA4072">
      <w:pPr>
        <w:pStyle w:val="Heading5"/>
        <w:keepNext/>
      </w:pPr>
      <w:r w:rsidRPr="004C3BED">
        <w:lastRenderedPageBreak/>
        <w:t>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1C690AFB" w14:textId="77777777" w:rsidTr="00202917">
        <w:trPr>
          <w:trHeight w:val="20"/>
        </w:trPr>
        <w:tc>
          <w:tcPr>
            <w:tcW w:w="3184" w:type="pct"/>
          </w:tcPr>
          <w:p w14:paraId="0FE845AB" w14:textId="77777777" w:rsidR="00BB103D" w:rsidRPr="0011609C" w:rsidRDefault="00BB103D" w:rsidP="00AA4072">
            <w:pPr>
              <w:pStyle w:val="table"/>
              <w:keepNext/>
              <w:rPr>
                <w:b/>
              </w:rPr>
            </w:pPr>
            <w:r w:rsidRPr="003D5E71">
              <w:t xml:space="preserve">Copy </w:t>
            </w:r>
            <w:proofErr w:type="gramStart"/>
            <w:r w:rsidRPr="003D5E71">
              <w:t>the  Hash</w:t>
            </w:r>
            <w:proofErr w:type="gramEnd"/>
            <w:r w:rsidRPr="003D5E71">
              <w:t xml:space="preserve"> value genrated </w:t>
            </w:r>
          </w:p>
        </w:tc>
        <w:tc>
          <w:tcPr>
            <w:tcW w:w="1816" w:type="pct"/>
          </w:tcPr>
          <w:p w14:paraId="5CC56964" w14:textId="77777777" w:rsidR="00BB103D" w:rsidRPr="0011609C" w:rsidRDefault="00BB103D" w:rsidP="00AA4072">
            <w:pPr>
              <w:pStyle w:val="table"/>
              <w:keepNext/>
              <w:rPr>
                <w:b/>
              </w:rPr>
            </w:pPr>
            <w:r w:rsidRPr="0011609C">
              <w:rPr>
                <w:b/>
              </w:rPr>
              <w:t xml:space="preserve">Est. time: </w:t>
            </w:r>
            <w:r w:rsidR="00000CA3" w:rsidRPr="00000CA3">
              <w:rPr>
                <w:b/>
              </w:rPr>
              <w:t>0.2 sec.</w:t>
            </w:r>
          </w:p>
        </w:tc>
      </w:tr>
      <w:tr w:rsidR="00BB103D" w:rsidRPr="006A36DA" w14:paraId="08892CAA" w14:textId="77777777" w:rsidTr="00202917">
        <w:trPr>
          <w:trHeight w:val="20"/>
        </w:trPr>
        <w:tc>
          <w:tcPr>
            <w:tcW w:w="3184" w:type="pct"/>
          </w:tcPr>
          <w:p w14:paraId="04D6F702" w14:textId="77777777" w:rsidR="00BB103D" w:rsidRPr="0097201A" w:rsidRDefault="00BB103D" w:rsidP="00AA4072">
            <w:pPr>
              <w:pStyle w:val="table"/>
              <w:keepNext/>
            </w:pPr>
            <w:r w:rsidRPr="0097201A">
              <w:rPr>
                <w:noProof/>
              </w:rPr>
              <w:drawing>
                <wp:inline distT="0" distB="0" distL="0" distR="0" wp14:anchorId="5827466D" wp14:editId="75C5AF1E">
                  <wp:extent cx="4572000" cy="24384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45CEC791" w14:textId="77777777" w:rsidR="00BB103D" w:rsidRDefault="0039793F" w:rsidP="0039793F">
            <w:pPr>
              <w:pStyle w:val="table"/>
              <w:keepNext/>
            </w:pPr>
            <w:r>
              <w:t>Action: Hotkey</w:t>
            </w:r>
          </w:p>
          <w:p w14:paraId="28CAD63A" w14:textId="77777777" w:rsidR="00D8031A" w:rsidRPr="003D5E71" w:rsidRDefault="00D8031A" w:rsidP="00AA4072">
            <w:pPr>
              <w:pStyle w:val="table"/>
              <w:keepNext/>
            </w:pPr>
          </w:p>
        </w:tc>
      </w:tr>
    </w:tbl>
    <w:p w14:paraId="11833513" w14:textId="77777777" w:rsidR="0066095D" w:rsidRDefault="0066095D" w:rsidP="00FB63FC">
      <w:pPr>
        <w:pStyle w:val="table"/>
      </w:pPr>
    </w:p>
    <w:p w14:paraId="7197E008" w14:textId="77777777" w:rsidR="004C3BED" w:rsidRPr="003D5E71" w:rsidRDefault="004C3BED" w:rsidP="00AA4072">
      <w:pPr>
        <w:pStyle w:val="Heading5"/>
        <w:keepNext/>
      </w:pPr>
      <w:r w:rsidRPr="004C3BED">
        <w:t>paste the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2EC7E8DB" w14:textId="77777777" w:rsidTr="00202917">
        <w:trPr>
          <w:trHeight w:val="20"/>
        </w:trPr>
        <w:tc>
          <w:tcPr>
            <w:tcW w:w="3184" w:type="pct"/>
          </w:tcPr>
          <w:p w14:paraId="6A7A93B5" w14:textId="77777777" w:rsidR="00BB103D" w:rsidRPr="0011609C" w:rsidRDefault="00BB103D" w:rsidP="00AA4072">
            <w:pPr>
              <w:pStyle w:val="table"/>
              <w:keepNext/>
              <w:rPr>
                <w:b/>
              </w:rPr>
            </w:pPr>
            <w:r w:rsidRPr="003D5E71">
              <w:t>paste the copied Hash value</w:t>
            </w:r>
          </w:p>
        </w:tc>
        <w:tc>
          <w:tcPr>
            <w:tcW w:w="1816" w:type="pct"/>
          </w:tcPr>
          <w:p w14:paraId="7B8169E1"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0E830A88" w14:textId="77777777" w:rsidTr="00202917">
        <w:trPr>
          <w:trHeight w:val="20"/>
        </w:trPr>
        <w:tc>
          <w:tcPr>
            <w:tcW w:w="3184" w:type="pct"/>
          </w:tcPr>
          <w:p w14:paraId="463CE6CF" w14:textId="77777777" w:rsidR="00BB103D" w:rsidRPr="0097201A" w:rsidRDefault="00BB103D" w:rsidP="00AA4072">
            <w:pPr>
              <w:pStyle w:val="table"/>
              <w:keepNext/>
            </w:pPr>
            <w:r w:rsidRPr="0097201A">
              <w:rPr>
                <w:noProof/>
              </w:rPr>
              <w:drawing>
                <wp:inline distT="0" distB="0" distL="0" distR="0" wp14:anchorId="3BDC04D7" wp14:editId="02B27829">
                  <wp:extent cx="4572000" cy="24384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296F7774" w14:textId="77777777" w:rsidR="00BB103D" w:rsidRDefault="0039793F" w:rsidP="0039793F">
            <w:pPr>
              <w:pStyle w:val="table"/>
              <w:keepNext/>
            </w:pPr>
            <w:r>
              <w:t>Action: Click</w:t>
            </w:r>
          </w:p>
          <w:p w14:paraId="34467854" w14:textId="77777777" w:rsidR="00D8031A" w:rsidRPr="003D5E71" w:rsidRDefault="00D8031A" w:rsidP="00AA4072">
            <w:pPr>
              <w:pStyle w:val="table"/>
              <w:keepNext/>
            </w:pPr>
          </w:p>
        </w:tc>
      </w:tr>
    </w:tbl>
    <w:p w14:paraId="5437B8FB" w14:textId="77777777" w:rsidR="0066095D" w:rsidRDefault="0066095D" w:rsidP="00FB63FC">
      <w:pPr>
        <w:pStyle w:val="table"/>
      </w:pPr>
    </w:p>
    <w:p w14:paraId="78C04A26" w14:textId="77777777" w:rsidR="004C3BED" w:rsidRPr="003D5E71" w:rsidRDefault="004C3BED" w:rsidP="00AA4072">
      <w:pPr>
        <w:pStyle w:val="Heading5"/>
        <w:keepNext/>
      </w:pPr>
      <w:r w:rsidRPr="004C3BED">
        <w:lastRenderedPageBreak/>
        <w:t>click on verify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033FF96A" w14:textId="77777777" w:rsidTr="00202917">
        <w:trPr>
          <w:trHeight w:val="20"/>
        </w:trPr>
        <w:tc>
          <w:tcPr>
            <w:tcW w:w="3184" w:type="pct"/>
          </w:tcPr>
          <w:p w14:paraId="03E99343" w14:textId="77777777" w:rsidR="00BB103D" w:rsidRPr="0011609C" w:rsidRDefault="00BB103D" w:rsidP="00AA4072">
            <w:pPr>
              <w:pStyle w:val="table"/>
              <w:keepNext/>
              <w:rPr>
                <w:b/>
              </w:rPr>
            </w:pPr>
            <w:r w:rsidRPr="003D5E71">
              <w:t xml:space="preserve">Click on verify button to check if the details are correct </w:t>
            </w:r>
          </w:p>
        </w:tc>
        <w:tc>
          <w:tcPr>
            <w:tcW w:w="1816" w:type="pct"/>
          </w:tcPr>
          <w:p w14:paraId="32C323C5" w14:textId="77777777" w:rsidR="00BB103D" w:rsidRPr="0011609C" w:rsidRDefault="00BB103D" w:rsidP="00AA4072">
            <w:pPr>
              <w:pStyle w:val="table"/>
              <w:keepNext/>
              <w:rPr>
                <w:b/>
              </w:rPr>
            </w:pPr>
            <w:r w:rsidRPr="0011609C">
              <w:rPr>
                <w:b/>
              </w:rPr>
              <w:t xml:space="preserve">Est. time: </w:t>
            </w:r>
            <w:r w:rsidR="00000CA3" w:rsidRPr="00000CA3">
              <w:rPr>
                <w:b/>
              </w:rPr>
              <w:t>1.2 sec.</w:t>
            </w:r>
          </w:p>
        </w:tc>
      </w:tr>
      <w:tr w:rsidR="00BB103D" w:rsidRPr="006A36DA" w14:paraId="4FF75619" w14:textId="77777777" w:rsidTr="00202917">
        <w:trPr>
          <w:trHeight w:val="20"/>
        </w:trPr>
        <w:tc>
          <w:tcPr>
            <w:tcW w:w="3184" w:type="pct"/>
          </w:tcPr>
          <w:p w14:paraId="484FF781" w14:textId="77777777" w:rsidR="00BB103D" w:rsidRPr="0097201A" w:rsidRDefault="00BB103D" w:rsidP="00AA4072">
            <w:pPr>
              <w:pStyle w:val="table"/>
              <w:keepNext/>
            </w:pPr>
            <w:r w:rsidRPr="0097201A">
              <w:rPr>
                <w:noProof/>
              </w:rPr>
              <w:drawing>
                <wp:inline distT="0" distB="0" distL="0" distR="0" wp14:anchorId="13B87E63" wp14:editId="27D54601">
                  <wp:extent cx="4572000" cy="2438400"/>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3ED6D8D9" w14:textId="77777777" w:rsidR="00BB103D" w:rsidRDefault="0039793F" w:rsidP="0039793F">
            <w:pPr>
              <w:pStyle w:val="table"/>
              <w:keepNext/>
            </w:pPr>
            <w:r>
              <w:t>Action: Click</w:t>
            </w:r>
          </w:p>
          <w:p w14:paraId="5349C42A" w14:textId="77777777" w:rsidR="00D8031A" w:rsidRPr="003D5E71" w:rsidRDefault="00D8031A" w:rsidP="00AA4072">
            <w:pPr>
              <w:pStyle w:val="table"/>
              <w:keepNext/>
            </w:pPr>
          </w:p>
        </w:tc>
      </w:tr>
    </w:tbl>
    <w:p w14:paraId="5EAEEAED" w14:textId="77777777" w:rsidR="0066095D" w:rsidRDefault="0066095D" w:rsidP="00FB63FC">
      <w:pPr>
        <w:pStyle w:val="table"/>
      </w:pPr>
    </w:p>
    <w:p w14:paraId="77776AE0" w14:textId="77777777" w:rsidR="004C3BED" w:rsidRPr="003D5E71" w:rsidRDefault="004C3BED" w:rsidP="00AA4072">
      <w:pPr>
        <w:pStyle w:val="Heading5"/>
        <w:keepNext/>
      </w:pPr>
      <w:r w:rsidRPr="004C3BED">
        <w:t>validate verify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7416"/>
        <w:gridCol w:w="1934"/>
      </w:tblGrid>
      <w:tr w:rsidR="00BB103D" w:rsidRPr="0011609C" w14:paraId="22CB58E5" w14:textId="77777777" w:rsidTr="00202917">
        <w:trPr>
          <w:trHeight w:val="20"/>
        </w:trPr>
        <w:tc>
          <w:tcPr>
            <w:tcW w:w="3184" w:type="pct"/>
          </w:tcPr>
          <w:p w14:paraId="3B4BF8FA" w14:textId="77777777" w:rsidR="00BB103D" w:rsidRPr="0011609C" w:rsidRDefault="00BB103D" w:rsidP="00AA4072">
            <w:pPr>
              <w:pStyle w:val="table"/>
              <w:keepNext/>
              <w:rPr>
                <w:b/>
              </w:rPr>
            </w:pPr>
            <w:r w:rsidRPr="003D5E71">
              <w:t>validate to check if it is verified</w:t>
            </w:r>
          </w:p>
        </w:tc>
        <w:tc>
          <w:tcPr>
            <w:tcW w:w="1816" w:type="pct"/>
          </w:tcPr>
          <w:p w14:paraId="6C9B7459"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3AE51B04" w14:textId="77777777" w:rsidTr="00202917">
        <w:trPr>
          <w:trHeight w:val="20"/>
        </w:trPr>
        <w:tc>
          <w:tcPr>
            <w:tcW w:w="3184" w:type="pct"/>
          </w:tcPr>
          <w:p w14:paraId="6E1E05A8" w14:textId="77777777" w:rsidR="00BB103D" w:rsidRPr="0097201A" w:rsidRDefault="00BB103D" w:rsidP="00AA4072">
            <w:pPr>
              <w:pStyle w:val="table"/>
              <w:keepNext/>
            </w:pPr>
            <w:r w:rsidRPr="0097201A">
              <w:rPr>
                <w:noProof/>
              </w:rPr>
              <w:drawing>
                <wp:inline distT="0" distB="0" distL="0" distR="0" wp14:anchorId="3BEB5B05" wp14:editId="4F0FB3AB">
                  <wp:extent cx="4572000" cy="2438400"/>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tc>
        <w:tc>
          <w:tcPr>
            <w:tcW w:w="1816" w:type="pct"/>
          </w:tcPr>
          <w:p w14:paraId="10CBEE47" w14:textId="77777777" w:rsidR="00BB103D" w:rsidRDefault="0039793F" w:rsidP="0039793F">
            <w:pPr>
              <w:pStyle w:val="table"/>
              <w:keepNext/>
            </w:pPr>
            <w:r>
              <w:t>Action: Click</w:t>
            </w:r>
          </w:p>
          <w:p w14:paraId="7A80D129" w14:textId="77777777" w:rsidR="00D8031A" w:rsidRPr="003D5E71" w:rsidRDefault="00D8031A" w:rsidP="00AA4072">
            <w:pPr>
              <w:pStyle w:val="table"/>
              <w:keepNext/>
            </w:pPr>
          </w:p>
        </w:tc>
      </w:tr>
    </w:tbl>
    <w:p w14:paraId="024A2B85" w14:textId="77777777" w:rsidR="0066095D" w:rsidRDefault="0066095D" w:rsidP="00FB63FC">
      <w:pPr>
        <w:pStyle w:val="table"/>
      </w:pPr>
    </w:p>
    <w:p w14:paraId="7274303B" w14:textId="77777777" w:rsidR="001F48BD" w:rsidRPr="001F48BD" w:rsidRDefault="000F284C" w:rsidP="00AA4072">
      <w:pPr>
        <w:pStyle w:val="Heading4"/>
        <w:keepNext/>
      </w:pPr>
      <w:r w:rsidRPr="004C3BED">
        <w:lastRenderedPageBreak/>
        <w:t>New Item exists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3C8D12F" w14:textId="77777777" w:rsidTr="00202917">
        <w:trPr>
          <w:trHeight w:val="20"/>
        </w:trPr>
        <w:tc>
          <w:tcPr>
            <w:tcW w:w="3184" w:type="pct"/>
          </w:tcPr>
          <w:p w14:paraId="6E6B3A00" w14:textId="77777777" w:rsidR="007B62E1" w:rsidRDefault="00A41DC4">
            <w:pPr>
              <w:pStyle w:val="table"/>
              <w:keepNext/>
            </w:pPr>
            <w:r>
              <w:t xml:space="preserve"> If 'Yes' then go to '3. Validate one userId' </w:t>
            </w:r>
          </w:p>
          <w:p w14:paraId="229CF86E" w14:textId="77777777" w:rsidR="007B62E1" w:rsidRDefault="00A41DC4">
            <w:pPr>
              <w:pStyle w:val="table"/>
              <w:keepNext/>
            </w:pPr>
            <w:r>
              <w:t xml:space="preserve"> If 'No' then go to '5. Send email to Sttake holders' </w:t>
            </w:r>
          </w:p>
        </w:tc>
        <w:tc>
          <w:tcPr>
            <w:tcW w:w="1816" w:type="pct"/>
          </w:tcPr>
          <w:p w14:paraId="7AF3531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A0DDAE8" w14:textId="77777777" w:rsidR="00001B2B" w:rsidRDefault="00001B2B" w:rsidP="00FB63FC">
      <w:pPr>
        <w:pStyle w:val="table"/>
        <w:rPr>
          <w:b/>
        </w:rPr>
      </w:pPr>
    </w:p>
    <w:p w14:paraId="7093C028" w14:textId="77777777" w:rsidR="001F48BD" w:rsidRPr="001F48BD" w:rsidRDefault="000F284C" w:rsidP="00AA4072">
      <w:pPr>
        <w:pStyle w:val="Heading4"/>
        <w:keepNext/>
      </w:pPr>
      <w:r w:rsidRPr="004C3BED">
        <w:t>Send email to </w:t>
      </w:r>
      <w:proofErr w:type="spellStart"/>
      <w:r w:rsidRPr="004C3BED">
        <w:t>Sttake</w:t>
      </w:r>
      <w:proofErr w:type="spellEnd"/>
      <w:r w:rsidRPr="004C3BED">
        <w:t> holders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2B9A8F6" w14:textId="77777777" w:rsidTr="00202917">
        <w:trPr>
          <w:trHeight w:val="20"/>
        </w:trPr>
        <w:tc>
          <w:tcPr>
            <w:tcW w:w="3184" w:type="pct"/>
          </w:tcPr>
          <w:p w14:paraId="6F3FC27A" w14:textId="77777777" w:rsidR="001F48BD" w:rsidRPr="006A36DA" w:rsidRDefault="001F48BD" w:rsidP="00AA4072">
            <w:pPr>
              <w:pStyle w:val="table"/>
              <w:keepNext/>
            </w:pPr>
          </w:p>
        </w:tc>
        <w:tc>
          <w:tcPr>
            <w:tcW w:w="1816" w:type="pct"/>
          </w:tcPr>
          <w:p w14:paraId="7C14BD9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793C93F" w14:textId="77777777" w:rsidR="00001B2B" w:rsidRDefault="00001B2B" w:rsidP="00FB63FC">
      <w:pPr>
        <w:pStyle w:val="table"/>
        <w:rPr>
          <w:b/>
        </w:rPr>
      </w:pPr>
    </w:p>
    <w:p w14:paraId="2B9C5499" w14:textId="77777777"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332776A" w14:textId="77777777" w:rsidTr="00202917">
        <w:trPr>
          <w:trHeight w:val="20"/>
        </w:trPr>
        <w:tc>
          <w:tcPr>
            <w:tcW w:w="3184" w:type="pct"/>
          </w:tcPr>
          <w:p w14:paraId="27663BD6" w14:textId="77777777" w:rsidR="001F48BD" w:rsidRPr="006A36DA" w:rsidRDefault="001F48BD" w:rsidP="00AA4072">
            <w:pPr>
              <w:pStyle w:val="table"/>
              <w:keepNext/>
            </w:pPr>
          </w:p>
        </w:tc>
        <w:tc>
          <w:tcPr>
            <w:tcW w:w="1816" w:type="pct"/>
          </w:tcPr>
          <w:p w14:paraId="18125AC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121BEA8A" w14:textId="77777777" w:rsidR="00001B2B" w:rsidRDefault="00001B2B" w:rsidP="00FB63FC">
      <w:pPr>
        <w:pStyle w:val="table"/>
        <w:rPr>
          <w:b/>
        </w:rPr>
      </w:pPr>
    </w:p>
    <w:p w14:paraId="5401591E" w14:textId="77777777" w:rsidR="00115761" w:rsidRDefault="00115761">
      <w:pPr>
        <w:spacing w:line="360" w:lineRule="auto"/>
        <w:ind w:firstLine="360"/>
        <w:rPr>
          <w:rFonts w:eastAsiaTheme="minorHAnsi" w:cs="Tahoma"/>
          <w:bCs/>
          <w:sz w:val="16"/>
          <w:szCs w:val="16"/>
          <w:lang w:val="en-CA" w:eastAsia="en-CA"/>
        </w:rPr>
      </w:pPr>
      <w:r>
        <w:br w:type="page"/>
      </w:r>
    </w:p>
    <w:p w14:paraId="52C4BB73"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605805AA" w14:textId="77777777" w:rsidR="007B4320" w:rsidRDefault="007B4320" w:rsidP="00115761">
      <w:pPr>
        <w:pStyle w:val="table"/>
      </w:pPr>
    </w:p>
    <w:p w14:paraId="2BDE3143" w14:textId="77777777" w:rsidR="00115761" w:rsidRDefault="00115761" w:rsidP="004B3462">
      <w:pPr>
        <w:pStyle w:val="table"/>
      </w:pPr>
    </w:p>
    <w:p w14:paraId="06149D67" w14:textId="19FA6BC7" w:rsidR="00FB63FC" w:rsidRPr="00D07FEC" w:rsidRDefault="004B3462">
      <w:pPr>
        <w:pPrChange w:id="27" w:author="Madanu Rvk" w:date="2024-05-09T14:33:00Z">
          <w:pPr>
            <w:pStyle w:val="ListParagraph"/>
            <w:numPr>
              <w:numId w:val="22"/>
            </w:numPr>
            <w:ind w:left="3600" w:hanging="360"/>
          </w:pPr>
        </w:pPrChange>
      </w:pPr>
      <w:r w:rsidRPr="004B3462">
        <w:rPr>
          <w:rFonts w:ascii="Roboto" w:hAnsi="Roboto"/>
          <w:color w:val="202124"/>
          <w:sz w:val="20"/>
          <w:shd w:val="clear" w:color="auto" w:fill="FFFFFF"/>
          <w:rPrChange w:id="28" w:author="Madanu Rvk" w:date="2024-05-09T14:33:00Z">
            <w:rPr>
              <w:shd w:val="clear" w:color="auto" w:fill="FFFFFF"/>
            </w:rPr>
          </w:rPrChange>
        </w:rPr>
        <w:t>Retry for two times, take a screenshot of current session and send an email to stake holders.</w:t>
      </w:r>
      <w:r w:rsidR="006A36DA">
        <w:br w:type="page"/>
      </w:r>
    </w:p>
    <w:p w14:paraId="5FE72586" w14:textId="77777777" w:rsidR="00D9001D" w:rsidRPr="0097201A" w:rsidRDefault="00D9001D" w:rsidP="00403BE5">
      <w:pPr>
        <w:pStyle w:val="Heading1"/>
        <w:numPr>
          <w:ilvl w:val="0"/>
          <w:numId w:val="4"/>
        </w:numPr>
      </w:pPr>
      <w:bookmarkStart w:id="29" w:name="_Toc536547245"/>
      <w:bookmarkStart w:id="30" w:name="_Toc97211742"/>
      <w:r w:rsidRPr="0097201A">
        <w:lastRenderedPageBreak/>
        <w:t>T</w:t>
      </w:r>
      <w:r w:rsidR="005366AE">
        <w:t>o-Be</w:t>
      </w:r>
      <w:r w:rsidRPr="0097201A">
        <w:t xml:space="preserve"> Process Description</w:t>
      </w:r>
      <w:bookmarkEnd w:id="29"/>
      <w:bookmarkEnd w:id="30"/>
    </w:p>
    <w:p w14:paraId="41976CDB"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6937EBF7" w14:textId="77777777" w:rsidR="00D9001D" w:rsidRPr="0097201A" w:rsidRDefault="00D9001D" w:rsidP="00FB63FC">
      <w:pPr>
        <w:pStyle w:val="Heading2"/>
      </w:pPr>
      <w:bookmarkStart w:id="31" w:name="_Toc536547246"/>
      <w:bookmarkStart w:id="32" w:name="_Toc97211743"/>
      <w:r w:rsidRPr="0097201A">
        <w:t>III.1 T</w:t>
      </w:r>
      <w:r w:rsidR="005366AE">
        <w:t>o-Be</w:t>
      </w:r>
      <w:r w:rsidRPr="0097201A">
        <w:t xml:space="preserve"> Detailed Process Map</w:t>
      </w:r>
      <w:bookmarkEnd w:id="31"/>
      <w:bookmarkEnd w:id="32"/>
    </w:p>
    <w:p w14:paraId="21645DD7"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2270C54B"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41BE07BA" w14:textId="77777777" w:rsidTr="00202917">
        <w:trPr>
          <w:trHeight w:val="20"/>
        </w:trPr>
        <w:tc>
          <w:tcPr>
            <w:tcW w:w="757" w:type="pct"/>
            <w:shd w:val="clear" w:color="auto" w:fill="498CF1" w:themeFill="background2" w:themeFillShade="BF"/>
          </w:tcPr>
          <w:p w14:paraId="5B4D8CF6"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4925947B" w14:textId="77777777" w:rsidR="001D4F2A" w:rsidRPr="0097201A" w:rsidRDefault="00201EF9" w:rsidP="0066095D">
            <w:pPr>
              <w:pStyle w:val="TableHeadingg"/>
              <w:jc w:val="left"/>
            </w:pPr>
            <w:r>
              <w:t>Description</w:t>
            </w:r>
          </w:p>
        </w:tc>
      </w:tr>
      <w:tr w:rsidR="00201EF9" w:rsidRPr="00767335" w14:paraId="600A1D3D" w14:textId="77777777" w:rsidTr="00202917">
        <w:trPr>
          <w:trHeight w:val="20"/>
        </w:trPr>
        <w:tc>
          <w:tcPr>
            <w:tcW w:w="757" w:type="pct"/>
            <w:shd w:val="clear" w:color="auto" w:fill="FFFFFF" w:themeFill="background1"/>
          </w:tcPr>
          <w:p w14:paraId="323B4AA1" w14:textId="77777777" w:rsidR="00201EF9" w:rsidRPr="00767335" w:rsidRDefault="000A28A7" w:rsidP="0066095D">
            <w:pPr>
              <w:pStyle w:val="table"/>
              <w:jc w:val="center"/>
            </w:pPr>
            <w:r w:rsidRPr="000A28A7">
              <w:rPr>
                <w:noProof/>
              </w:rPr>
              <w:drawing>
                <wp:inline distT="0" distB="0" distL="0" distR="0" wp14:anchorId="286C93B2" wp14:editId="686ACEB5">
                  <wp:extent cx="285750" cy="15308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27AAD716"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05FD179A" w14:textId="77777777" w:rsidTr="00202917">
        <w:trPr>
          <w:trHeight w:val="20"/>
        </w:trPr>
        <w:tc>
          <w:tcPr>
            <w:tcW w:w="757" w:type="pct"/>
            <w:shd w:val="clear" w:color="auto" w:fill="FFFFFF" w:themeFill="background1"/>
          </w:tcPr>
          <w:p w14:paraId="7F109A7A" w14:textId="77777777" w:rsidR="00201EF9" w:rsidRPr="0097201A" w:rsidRDefault="00201EF9" w:rsidP="0066095D">
            <w:pPr>
              <w:pStyle w:val="table"/>
              <w:jc w:val="center"/>
            </w:pPr>
            <w:r>
              <w:rPr>
                <w:noProof/>
              </w:rPr>
              <w:drawing>
                <wp:inline distT="0" distB="0" distL="0" distR="0" wp14:anchorId="6488D4B0" wp14:editId="70544318">
                  <wp:extent cx="217170" cy="217170"/>
                  <wp:effectExtent l="0" t="0" r="0" b="0"/>
                  <wp:docPr id="1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3B033B0C"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73418415" w14:textId="77777777" w:rsidTr="00202917">
        <w:trPr>
          <w:trHeight w:val="20"/>
        </w:trPr>
        <w:tc>
          <w:tcPr>
            <w:tcW w:w="757" w:type="pct"/>
            <w:shd w:val="clear" w:color="auto" w:fill="FFFFFF" w:themeFill="background1"/>
          </w:tcPr>
          <w:p w14:paraId="597F130F" w14:textId="77777777" w:rsidR="00201EF9" w:rsidRPr="0097201A" w:rsidRDefault="00201EF9" w:rsidP="0066095D">
            <w:pPr>
              <w:pStyle w:val="table"/>
              <w:jc w:val="center"/>
            </w:pPr>
            <w:r>
              <w:rPr>
                <w:noProof/>
              </w:rPr>
              <w:drawing>
                <wp:inline distT="0" distB="0" distL="0" distR="0" wp14:anchorId="6B9EE3C8" wp14:editId="4995576F">
                  <wp:extent cx="217170" cy="217170"/>
                  <wp:effectExtent l="0" t="0" r="0" b="0"/>
                  <wp:docPr id="1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7B0B156A"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33750E25" w14:textId="77777777" w:rsidR="00D9001D" w:rsidRPr="000A28A7" w:rsidRDefault="00D9001D" w:rsidP="00FB63FC">
      <w:pPr>
        <w:pStyle w:val="Heading2"/>
      </w:pPr>
      <w:bookmarkStart w:id="33" w:name="_Toc536547247"/>
      <w:bookmarkStart w:id="34" w:name="_Toc97211744"/>
      <w:r w:rsidRPr="0097201A">
        <w:t xml:space="preserve">III.2 Parallel Initiatives/ Overlap (if </w:t>
      </w:r>
      <w:r w:rsidR="006433C7">
        <w:t>applicable</w:t>
      </w:r>
      <w:r w:rsidRPr="0097201A">
        <w:t>)</w:t>
      </w:r>
      <w:bookmarkEnd w:id="33"/>
      <w:bookmarkEnd w:id="34"/>
    </w:p>
    <w:p w14:paraId="2CAC664D"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08"/>
        <w:gridCol w:w="2385"/>
        <w:gridCol w:w="1407"/>
        <w:gridCol w:w="1749"/>
        <w:gridCol w:w="1423"/>
        <w:gridCol w:w="1678"/>
      </w:tblGrid>
      <w:tr w:rsidR="000A28A7" w:rsidRPr="00B65D06" w14:paraId="579D3736" w14:textId="77777777" w:rsidTr="00202917">
        <w:trPr>
          <w:trHeight w:val="20"/>
        </w:trPr>
        <w:tc>
          <w:tcPr>
            <w:tcW w:w="346" w:type="pct"/>
            <w:shd w:val="clear" w:color="auto" w:fill="498CF1" w:themeFill="background2" w:themeFillShade="BF"/>
          </w:tcPr>
          <w:p w14:paraId="6CDD6F09" w14:textId="77777777" w:rsidR="000A28A7" w:rsidRPr="00767335" w:rsidRDefault="000A28A7" w:rsidP="00FB63FC">
            <w:pPr>
              <w:pStyle w:val="TableHeadingg"/>
              <w:rPr>
                <w:rStyle w:val="Strong"/>
                <w:b/>
                <w:bCs/>
                <w:sz w:val="16"/>
              </w:rPr>
            </w:pPr>
            <w:proofErr w:type="spellStart"/>
            <w:proofErr w:type="gramStart"/>
            <w:r w:rsidRPr="0097201A">
              <w:t>S.No</w:t>
            </w:r>
            <w:proofErr w:type="spellEnd"/>
            <w:proofErr w:type="gramEnd"/>
          </w:p>
        </w:tc>
        <w:tc>
          <w:tcPr>
            <w:tcW w:w="1409" w:type="pct"/>
            <w:shd w:val="clear" w:color="auto" w:fill="498CF1" w:themeFill="background2" w:themeFillShade="BF"/>
          </w:tcPr>
          <w:p w14:paraId="05F9AF06"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56BC2B4E" w14:textId="7777777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0BD63D09"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34F032C0"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7DD7B73A" w14:textId="77777777" w:rsidR="000A28A7" w:rsidRPr="0097201A" w:rsidRDefault="000A28A7" w:rsidP="00FB63FC">
            <w:pPr>
              <w:pStyle w:val="TableHeadingg"/>
            </w:pPr>
            <w:r w:rsidRPr="0097201A">
              <w:t>Contact person for more details</w:t>
            </w:r>
          </w:p>
        </w:tc>
      </w:tr>
      <w:tr w:rsidR="000A28A7" w:rsidRPr="006A36DA" w14:paraId="1F19620B" w14:textId="77777777" w:rsidTr="006A36DA">
        <w:trPr>
          <w:trHeight w:val="20"/>
        </w:trPr>
        <w:tc>
          <w:tcPr>
            <w:tcW w:w="346" w:type="pct"/>
          </w:tcPr>
          <w:p w14:paraId="455BF84B" w14:textId="77777777" w:rsidR="000A28A7" w:rsidRPr="006A36DA" w:rsidRDefault="000A28A7" w:rsidP="00FB63FC">
            <w:pPr>
              <w:pStyle w:val="table"/>
            </w:pPr>
            <w:r w:rsidRPr="006A36DA">
              <w:t> </w:t>
            </w:r>
          </w:p>
        </w:tc>
        <w:tc>
          <w:tcPr>
            <w:tcW w:w="1409" w:type="pct"/>
          </w:tcPr>
          <w:p w14:paraId="745141BD" w14:textId="77777777" w:rsidR="000A28A7" w:rsidRPr="006A36DA" w:rsidRDefault="000A28A7" w:rsidP="0066095D">
            <w:pPr>
              <w:pStyle w:val="table"/>
              <w:jc w:val="center"/>
            </w:pPr>
            <w:r w:rsidRPr="006A36DA">
              <w:t>n/a</w:t>
            </w:r>
          </w:p>
        </w:tc>
        <w:tc>
          <w:tcPr>
            <w:tcW w:w="886" w:type="pct"/>
          </w:tcPr>
          <w:p w14:paraId="6C53F076" w14:textId="77777777" w:rsidR="000A28A7" w:rsidRPr="006A36DA" w:rsidRDefault="000A28A7" w:rsidP="00FB63FC">
            <w:pPr>
              <w:pStyle w:val="table"/>
            </w:pPr>
            <w:r w:rsidRPr="006A36DA">
              <w:t> </w:t>
            </w:r>
          </w:p>
        </w:tc>
        <w:tc>
          <w:tcPr>
            <w:tcW w:w="1069" w:type="pct"/>
          </w:tcPr>
          <w:p w14:paraId="6B3CC1FF" w14:textId="77777777" w:rsidR="000A28A7" w:rsidRPr="006A36DA" w:rsidRDefault="000A28A7" w:rsidP="00FB63FC">
            <w:pPr>
              <w:pStyle w:val="table"/>
            </w:pPr>
            <w:r w:rsidRPr="006A36DA">
              <w:t> </w:t>
            </w:r>
          </w:p>
        </w:tc>
        <w:tc>
          <w:tcPr>
            <w:tcW w:w="259" w:type="pct"/>
          </w:tcPr>
          <w:p w14:paraId="14EB3978" w14:textId="77777777" w:rsidR="000A28A7" w:rsidRPr="006A36DA" w:rsidRDefault="000A28A7" w:rsidP="00FB63FC">
            <w:pPr>
              <w:pStyle w:val="table"/>
            </w:pPr>
            <w:r w:rsidRPr="006A36DA">
              <w:t> </w:t>
            </w:r>
          </w:p>
        </w:tc>
        <w:tc>
          <w:tcPr>
            <w:tcW w:w="1031" w:type="pct"/>
          </w:tcPr>
          <w:p w14:paraId="1F085E61" w14:textId="77777777" w:rsidR="000A28A7" w:rsidRPr="006A36DA" w:rsidRDefault="000A28A7" w:rsidP="00FB63FC">
            <w:pPr>
              <w:pStyle w:val="table"/>
            </w:pPr>
            <w:r w:rsidRPr="006A36DA">
              <w:t> </w:t>
            </w:r>
          </w:p>
        </w:tc>
      </w:tr>
    </w:tbl>
    <w:p w14:paraId="2BD2F951" w14:textId="77777777" w:rsidR="00D9001D" w:rsidRPr="0097201A" w:rsidRDefault="00D9001D" w:rsidP="00FB63FC">
      <w:pPr>
        <w:pStyle w:val="Heading2"/>
      </w:pPr>
      <w:bookmarkStart w:id="35" w:name="_Toc536547248"/>
      <w:bookmarkStart w:id="36" w:name="_Toc97211745"/>
      <w:r w:rsidRPr="0097201A">
        <w:t xml:space="preserve">III.3 In Scope </w:t>
      </w:r>
      <w:r w:rsidR="006433C7">
        <w:t>of</w:t>
      </w:r>
      <w:r w:rsidRPr="0097201A">
        <w:t xml:space="preserve"> RPA</w:t>
      </w:r>
      <w:bookmarkEnd w:id="35"/>
      <w:bookmarkEnd w:id="36"/>
    </w:p>
    <w:p w14:paraId="57B3708A" w14:textId="0BCF973A" w:rsidR="00D9001D" w:rsidRDefault="00D9001D" w:rsidP="00FB63FC">
      <w:pPr>
        <w:rPr>
          <w:ins w:id="37" w:author="Madanu Rvk" w:date="2024-05-09T14:38:00Z"/>
        </w:rPr>
      </w:pPr>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14:paraId="35E9344F" w14:textId="7756266B" w:rsidR="00107896" w:rsidRPr="00107896" w:rsidDel="00107896" w:rsidRDefault="00107896" w:rsidP="00107896">
      <w:pPr>
        <w:rPr>
          <w:del w:id="38" w:author="Madanu Rvk" w:date="2024-05-09T14:41:00Z"/>
        </w:rPr>
      </w:pPr>
      <w:ins w:id="39" w:author="Madanu Rvk" w:date="2024-05-09T14:38:00Z">
        <w:r>
          <w:t xml:space="preserve">  </w:t>
        </w:r>
      </w:ins>
    </w:p>
    <w:p w14:paraId="597DF4C7" w14:textId="179ADAB0" w:rsidR="00D07FEC" w:rsidRPr="00BF19FC" w:rsidRDefault="007D151D" w:rsidP="00825F95">
      <w:pPr>
        <w:rPr>
          <w:rFonts w:eastAsiaTheme="majorEastAsia" w:cstheme="majorBidi"/>
          <w:b/>
          <w:sz w:val="32"/>
          <w:szCs w:val="32"/>
          <w:rPrChange w:id="40" w:author="Madanu Rvk" w:date="2024-05-09T15:16:00Z">
            <w:rPr/>
          </w:rPrChange>
        </w:rPr>
        <w:pPrChange w:id="41" w:author="Madanu Rvk" w:date="2024-05-09T14:58:00Z">
          <w:pPr>
            <w:spacing w:line="360" w:lineRule="auto"/>
            <w:ind w:firstLine="360"/>
          </w:pPr>
        </w:pPrChange>
      </w:pPr>
      <w:ins w:id="42" w:author="Madanu Rvk" w:date="2024-05-09T14:58:00Z">
        <w:r w:rsidRPr="00BF19FC">
          <w:rPr>
            <w:sz w:val="22"/>
            <w:szCs w:val="24"/>
            <w:rPrChange w:id="43" w:author="Madanu Rvk" w:date="2024-05-09T15:16:00Z">
              <w:rPr/>
            </w:rPrChange>
          </w:rPr>
          <w:t>1.Using Edge Browser</w:t>
        </w:r>
      </w:ins>
      <w:r w:rsidR="00D07FEC" w:rsidRPr="00BF19FC">
        <w:rPr>
          <w:rFonts w:eastAsiaTheme="majorEastAsia" w:cstheme="majorBidi"/>
          <w:b/>
          <w:sz w:val="32"/>
          <w:szCs w:val="32"/>
          <w:rPrChange w:id="44" w:author="Madanu Rvk" w:date="2024-05-09T15:16:00Z">
            <w:rPr/>
          </w:rPrChange>
        </w:rPr>
        <w:br w:type="page"/>
      </w:r>
    </w:p>
    <w:p w14:paraId="50246244" w14:textId="77777777" w:rsidR="00D9001D" w:rsidRPr="0097201A" w:rsidRDefault="00D9001D" w:rsidP="00FB63FC">
      <w:pPr>
        <w:pStyle w:val="Heading2"/>
      </w:pPr>
      <w:bookmarkStart w:id="45" w:name="_Toc536547249"/>
      <w:bookmarkStart w:id="46" w:name="_Toc97211746"/>
      <w:r w:rsidRPr="0097201A">
        <w:lastRenderedPageBreak/>
        <w:t xml:space="preserve">III.4 Out of Scope </w:t>
      </w:r>
      <w:r w:rsidR="006433C7">
        <w:t>of</w:t>
      </w:r>
      <w:r w:rsidRPr="0097201A">
        <w:t xml:space="preserve"> RPA</w:t>
      </w:r>
      <w:bookmarkEnd w:id="45"/>
      <w:bookmarkEnd w:id="46"/>
    </w:p>
    <w:p w14:paraId="1EDA9ABB"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356"/>
        <w:gridCol w:w="2557"/>
        <w:gridCol w:w="1678"/>
        <w:gridCol w:w="2102"/>
        <w:gridCol w:w="1657"/>
      </w:tblGrid>
      <w:tr w:rsidR="00387CDB" w:rsidRPr="00B65D06" w14:paraId="1976B597" w14:textId="77777777" w:rsidTr="00202917">
        <w:trPr>
          <w:trHeight w:val="20"/>
        </w:trPr>
        <w:tc>
          <w:tcPr>
            <w:tcW w:w="564" w:type="pct"/>
            <w:shd w:val="clear" w:color="auto" w:fill="498CF1" w:themeFill="background2" w:themeFillShade="BF"/>
          </w:tcPr>
          <w:p w14:paraId="436EAB1C"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07A72D56"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3382FFC1"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439A5BD7"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13C220F3" w14:textId="77777777" w:rsidR="00387CDB" w:rsidRPr="0097201A" w:rsidRDefault="00387CDB" w:rsidP="00FB63FC">
            <w:pPr>
              <w:pStyle w:val="TableHeadingg"/>
            </w:pPr>
            <w:r w:rsidRPr="00492D0E">
              <w:t>Possible measures to be taken into consideration for future automation</w:t>
            </w:r>
          </w:p>
        </w:tc>
      </w:tr>
      <w:tr w:rsidR="006A36DA" w:rsidRPr="006A36DA" w14:paraId="690FAC9E" w14:textId="77777777" w:rsidTr="00D07FEC">
        <w:trPr>
          <w:trHeight w:val="20"/>
        </w:trPr>
        <w:tc>
          <w:tcPr>
            <w:tcW w:w="564" w:type="pct"/>
          </w:tcPr>
          <w:p w14:paraId="7A2114E1" w14:textId="77777777" w:rsidR="00387CDB" w:rsidRPr="006A36DA" w:rsidRDefault="00387CDB" w:rsidP="00FB63FC">
            <w:pPr>
              <w:pStyle w:val="table"/>
              <w:rPr>
                <w:rStyle w:val="IntenseEmphasis"/>
              </w:rPr>
            </w:pPr>
            <w:r w:rsidRPr="006A36DA">
              <w:rPr>
                <w:rStyle w:val="IntenseEmphasis"/>
              </w:rPr>
              <w:t>1.1</w:t>
            </w:r>
          </w:p>
        </w:tc>
        <w:tc>
          <w:tcPr>
            <w:tcW w:w="1408" w:type="pct"/>
          </w:tcPr>
          <w:p w14:paraId="622AF053" w14:textId="77777777" w:rsidR="00387CDB" w:rsidRPr="006A36DA" w:rsidRDefault="00387CDB" w:rsidP="00C62D23">
            <w:pPr>
              <w:pStyle w:val="table"/>
              <w:jc w:val="center"/>
              <w:rPr>
                <w:rStyle w:val="IntenseEmphasis"/>
              </w:rPr>
            </w:pPr>
            <w:r w:rsidRPr="006A36DA">
              <w:rPr>
                <w:rStyle w:val="IntenseEmphasis"/>
              </w:rPr>
              <w:t>1.1.</w:t>
            </w:r>
            <w:r w:rsidR="0066095D">
              <w:rPr>
                <w:rStyle w:val="IntenseEmphasis"/>
              </w:rPr>
              <w:t>1</w:t>
            </w:r>
          </w:p>
        </w:tc>
        <w:tc>
          <w:tcPr>
            <w:tcW w:w="938" w:type="pct"/>
          </w:tcPr>
          <w:p w14:paraId="24529245"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0EC22D0C"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4A46DFE1" w14:textId="77777777"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1C078F43"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195E1AD8"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4A388418" w14:textId="77777777" w:rsidR="00D9001D" w:rsidRPr="0097201A" w:rsidRDefault="00D9001D" w:rsidP="00FB63FC">
      <w:pPr>
        <w:pStyle w:val="Heading2"/>
      </w:pPr>
      <w:bookmarkStart w:id="47" w:name="_Toc536547250"/>
      <w:bookmarkStart w:id="48" w:name="_Toc97211747"/>
      <w:r w:rsidRPr="0097201A">
        <w:t>III.5 Business Exceptions Handling</w:t>
      </w:r>
      <w:bookmarkEnd w:id="47"/>
      <w:bookmarkEnd w:id="48"/>
    </w:p>
    <w:p w14:paraId="75306C53"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2A12F3E1" w14:textId="77777777" w:rsidTr="00202917">
        <w:trPr>
          <w:trHeight w:val="20"/>
        </w:trPr>
        <w:tc>
          <w:tcPr>
            <w:tcW w:w="1439" w:type="pct"/>
            <w:shd w:val="clear" w:color="auto" w:fill="498CF1" w:themeFill="background2" w:themeFillShade="BF"/>
          </w:tcPr>
          <w:p w14:paraId="5DB8A3A9"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0F6B7FCF" w14:textId="77777777" w:rsidR="00261226" w:rsidRPr="00767335" w:rsidRDefault="00261226" w:rsidP="00FB63FC">
            <w:pPr>
              <w:pStyle w:val="TableHeadingg"/>
              <w:rPr>
                <w:rStyle w:val="Strong"/>
                <w:b/>
                <w:bCs/>
                <w:sz w:val="16"/>
              </w:rPr>
            </w:pPr>
            <w:r w:rsidRPr="0097201A">
              <w:t>Unknown</w:t>
            </w:r>
          </w:p>
        </w:tc>
      </w:tr>
      <w:tr w:rsidR="00FB63FC" w:rsidRPr="00FB63FC" w14:paraId="390ADF79" w14:textId="77777777" w:rsidTr="006A36DA">
        <w:trPr>
          <w:trHeight w:val="20"/>
        </w:trPr>
        <w:tc>
          <w:tcPr>
            <w:tcW w:w="1439" w:type="pct"/>
          </w:tcPr>
          <w:p w14:paraId="3422C3C0"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34BC5B64"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712BFE1E" w14:textId="77777777" w:rsidR="00FB63FC" w:rsidRPr="00FB63FC" w:rsidRDefault="00FB63FC" w:rsidP="00FB63FC"/>
    <w:p w14:paraId="3FC0CAF2" w14:textId="77777777" w:rsidR="00D9001D" w:rsidRPr="0097201A" w:rsidRDefault="00D9001D" w:rsidP="00FB63FC">
      <w:pPr>
        <w:pStyle w:val="Heading3"/>
      </w:pPr>
      <w:r w:rsidRPr="0097201A">
        <w:t>Known Exceptions</w:t>
      </w:r>
    </w:p>
    <w:p w14:paraId="62367E1A"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63"/>
        <w:gridCol w:w="2927"/>
        <w:gridCol w:w="893"/>
        <w:gridCol w:w="2076"/>
        <w:gridCol w:w="2791"/>
      </w:tblGrid>
      <w:tr w:rsidR="00AE5715" w:rsidRPr="00B65D06" w14:paraId="226ECEB3" w14:textId="77777777" w:rsidTr="00202917">
        <w:trPr>
          <w:trHeight w:val="20"/>
        </w:trPr>
        <w:tc>
          <w:tcPr>
            <w:tcW w:w="379" w:type="pct"/>
            <w:shd w:val="clear" w:color="auto" w:fill="498CF1" w:themeFill="background2" w:themeFillShade="BF"/>
          </w:tcPr>
          <w:p w14:paraId="5F90A3A1"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4AE23ED0"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4909DE8" w14:textId="77777777" w:rsidR="00AE5715" w:rsidRPr="0097201A" w:rsidRDefault="00FB1CED" w:rsidP="00FB63FC">
            <w:pPr>
              <w:pStyle w:val="TableHeadingg"/>
            </w:pPr>
            <w:r>
              <w:t>Action</w:t>
            </w:r>
          </w:p>
        </w:tc>
        <w:tc>
          <w:tcPr>
            <w:tcW w:w="1135" w:type="pct"/>
            <w:shd w:val="clear" w:color="auto" w:fill="498CF1" w:themeFill="background2" w:themeFillShade="BF"/>
          </w:tcPr>
          <w:p w14:paraId="1B06C026"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6D0636BC" w14:textId="77777777" w:rsidR="00AE5715" w:rsidRPr="0097201A" w:rsidRDefault="00AE5715" w:rsidP="00FB63FC">
            <w:pPr>
              <w:pStyle w:val="TableHeadingg"/>
            </w:pPr>
            <w:r w:rsidRPr="0097201A">
              <w:t>Action to be taken</w:t>
            </w:r>
          </w:p>
        </w:tc>
      </w:tr>
      <w:tr w:rsidR="00AE5715" w:rsidRPr="00767335" w14:paraId="769D1A4C" w14:textId="77777777" w:rsidTr="00B02AD5">
        <w:trPr>
          <w:trHeight w:val="20"/>
        </w:trPr>
        <w:tc>
          <w:tcPr>
            <w:tcW w:w="379" w:type="pct"/>
          </w:tcPr>
          <w:p w14:paraId="0FFC5B02" w14:textId="77777777" w:rsidR="00AE5715" w:rsidRPr="00387CDB" w:rsidRDefault="00AE5715" w:rsidP="00FB63FC">
            <w:pPr>
              <w:pStyle w:val="table"/>
              <w:rPr>
                <w:rStyle w:val="IntenseEmphasis"/>
              </w:rPr>
            </w:pPr>
          </w:p>
        </w:tc>
        <w:tc>
          <w:tcPr>
            <w:tcW w:w="1590" w:type="pct"/>
          </w:tcPr>
          <w:p w14:paraId="5F3C151F" w14:textId="77777777" w:rsidR="00AE5715" w:rsidRPr="00387CDB" w:rsidRDefault="00AE5715" w:rsidP="00FB63FC">
            <w:pPr>
              <w:pStyle w:val="table"/>
              <w:rPr>
                <w:rStyle w:val="IntenseEmphasis"/>
              </w:rPr>
            </w:pPr>
          </w:p>
        </w:tc>
        <w:tc>
          <w:tcPr>
            <w:tcW w:w="379" w:type="pct"/>
          </w:tcPr>
          <w:p w14:paraId="1F032559" w14:textId="77777777" w:rsidR="00AE5715" w:rsidRPr="00387CDB" w:rsidRDefault="00AE5715" w:rsidP="00FB63FC">
            <w:pPr>
              <w:pStyle w:val="table"/>
              <w:rPr>
                <w:rStyle w:val="IntenseEmphasis"/>
              </w:rPr>
            </w:pPr>
          </w:p>
        </w:tc>
        <w:tc>
          <w:tcPr>
            <w:tcW w:w="1135" w:type="pct"/>
          </w:tcPr>
          <w:p w14:paraId="56BC8E10" w14:textId="77777777" w:rsidR="00AE5715" w:rsidRPr="00387CDB" w:rsidRDefault="00AE5715" w:rsidP="00FB63FC">
            <w:pPr>
              <w:pStyle w:val="table"/>
              <w:rPr>
                <w:rStyle w:val="IntenseEmphasis"/>
              </w:rPr>
            </w:pPr>
          </w:p>
        </w:tc>
        <w:tc>
          <w:tcPr>
            <w:tcW w:w="1517" w:type="pct"/>
          </w:tcPr>
          <w:p w14:paraId="1AA2E7A3" w14:textId="77777777" w:rsidR="00AE5715" w:rsidRPr="00387CDB" w:rsidRDefault="00AE5715" w:rsidP="00FB63FC">
            <w:pPr>
              <w:pStyle w:val="table"/>
              <w:rPr>
                <w:rStyle w:val="IntenseEmphasis"/>
              </w:rPr>
            </w:pPr>
          </w:p>
        </w:tc>
      </w:tr>
    </w:tbl>
    <w:p w14:paraId="0406DDC2" w14:textId="77777777" w:rsidR="00D9001D" w:rsidRPr="0097201A" w:rsidRDefault="00D9001D" w:rsidP="00FB63FC">
      <w:pPr>
        <w:pStyle w:val="Heading3"/>
      </w:pPr>
      <w:r w:rsidRPr="0097201A">
        <w:t>Unknown Exceptions</w:t>
      </w:r>
    </w:p>
    <w:p w14:paraId="1676109B" w14:textId="77777777" w:rsidR="00D9001D" w:rsidRPr="0097201A" w:rsidRDefault="00D9001D" w:rsidP="00FB63FC">
      <w:r w:rsidRPr="0097201A">
        <w:t>For all other unanticipated or unknown business (process) exceptions, the robot should:</w:t>
      </w:r>
    </w:p>
    <w:p w14:paraId="4A67B578" w14:textId="77777777" w:rsidR="00D9001D" w:rsidRPr="0097201A" w:rsidRDefault="00D9001D" w:rsidP="00FB63FC">
      <w:pPr>
        <w:pStyle w:val="Heading2"/>
      </w:pPr>
      <w:bookmarkStart w:id="49" w:name="_Toc536547251"/>
      <w:bookmarkStart w:id="50" w:name="_Toc97211748"/>
      <w:r w:rsidRPr="00C043E6">
        <w:lastRenderedPageBreak/>
        <w:t>III.6</w:t>
      </w:r>
      <w:r w:rsidRPr="0097201A">
        <w:rPr>
          <w:rFonts w:eastAsiaTheme="minorHAnsi" w:cstheme="minorHAnsi"/>
          <w:sz w:val="22"/>
          <w:szCs w:val="22"/>
        </w:rPr>
        <w:t xml:space="preserve"> </w:t>
      </w:r>
      <w:r w:rsidRPr="0097201A">
        <w:t>Application Error and Exception Handling</w:t>
      </w:r>
      <w:bookmarkEnd w:id="49"/>
      <w:bookmarkEnd w:id="50"/>
    </w:p>
    <w:p w14:paraId="07A9880D"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0DD50AD4" w14:textId="77777777" w:rsidR="00D9001D" w:rsidRDefault="00D9001D" w:rsidP="00FB63FC">
      <w:r w:rsidRPr="0097201A">
        <w:t>Errors identified in the automation process can be classified as:</w:t>
      </w:r>
    </w:p>
    <w:p w14:paraId="410D3205"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969"/>
        <w:gridCol w:w="3009"/>
        <w:gridCol w:w="4372"/>
      </w:tblGrid>
      <w:tr w:rsidR="00AE5715" w:rsidRPr="00B65D06" w14:paraId="01B7CB6F" w14:textId="77777777" w:rsidTr="00202917">
        <w:trPr>
          <w:trHeight w:val="20"/>
        </w:trPr>
        <w:tc>
          <w:tcPr>
            <w:tcW w:w="1029" w:type="pct"/>
            <w:shd w:val="clear" w:color="auto" w:fill="498CF1" w:themeFill="background2" w:themeFillShade="BF"/>
            <w:vAlign w:val="center"/>
          </w:tcPr>
          <w:p w14:paraId="3244BCD7"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120D417A"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21958FBB" w14:textId="77777777" w:rsidR="00AE5715" w:rsidRPr="0097201A" w:rsidRDefault="00AE5715" w:rsidP="00FB63FC">
            <w:pPr>
              <w:pStyle w:val="TableHeadingg"/>
              <w:jc w:val="left"/>
            </w:pPr>
            <w:r w:rsidRPr="0097201A">
              <w:t>Unknown</w:t>
            </w:r>
          </w:p>
        </w:tc>
      </w:tr>
      <w:tr w:rsidR="00FB63FC" w:rsidRPr="00FB63FC" w14:paraId="42D4E47A" w14:textId="77777777" w:rsidTr="00FB63FC">
        <w:trPr>
          <w:trHeight w:val="20"/>
        </w:trPr>
        <w:tc>
          <w:tcPr>
            <w:tcW w:w="1029" w:type="pct"/>
          </w:tcPr>
          <w:p w14:paraId="03041448"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4E8AAF0D"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396A6C98"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7C4DED50" w14:textId="77777777" w:rsidR="00D9001D" w:rsidRPr="0097201A" w:rsidRDefault="00D9001D" w:rsidP="00FB63FC"/>
    <w:p w14:paraId="549623D3"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1EE948F8"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76A11A79" w14:textId="77777777" w:rsidR="00D9001D" w:rsidRDefault="00D9001D" w:rsidP="00FB63FC">
      <w:r w:rsidRPr="0097201A">
        <w:t>For each of these errors or exceptions, define a corresponding expected action that the robot should complete if it is encountered.</w:t>
      </w:r>
    </w:p>
    <w:p w14:paraId="1D817FA2"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08"/>
        <w:gridCol w:w="1700"/>
        <w:gridCol w:w="1702"/>
        <w:gridCol w:w="1416"/>
        <w:gridCol w:w="3824"/>
      </w:tblGrid>
      <w:tr w:rsidR="007D7407" w:rsidRPr="00B65D06" w14:paraId="759FD2B9" w14:textId="77777777" w:rsidTr="00202917">
        <w:trPr>
          <w:trHeight w:val="20"/>
        </w:trPr>
        <w:tc>
          <w:tcPr>
            <w:tcW w:w="379" w:type="pct"/>
            <w:shd w:val="clear" w:color="auto" w:fill="498CF1" w:themeFill="background2" w:themeFillShade="BF"/>
            <w:vAlign w:val="center"/>
          </w:tcPr>
          <w:p w14:paraId="0C0A1E15"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7B30AFE4"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15D8BABD"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36809058"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7D2E55D5" w14:textId="77777777" w:rsidR="007D7407" w:rsidRPr="0097201A" w:rsidRDefault="007D7407" w:rsidP="00FB63FC">
            <w:pPr>
              <w:pStyle w:val="TableHeadingg"/>
              <w:jc w:val="left"/>
            </w:pPr>
            <w:r w:rsidRPr="0097201A">
              <w:t>Action to be taken</w:t>
            </w:r>
          </w:p>
        </w:tc>
      </w:tr>
      <w:tr w:rsidR="00FB63FC" w:rsidRPr="00FB63FC" w14:paraId="3FBCB9BD" w14:textId="77777777" w:rsidTr="00FB63FC">
        <w:trPr>
          <w:trHeight w:val="20"/>
        </w:trPr>
        <w:tc>
          <w:tcPr>
            <w:tcW w:w="379" w:type="pct"/>
          </w:tcPr>
          <w:p w14:paraId="0F63F746"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0911F9D9"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11AA9CE7"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951FDB1"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397E5CD9"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462E5762" w14:textId="77777777" w:rsidR="00D9001D" w:rsidRPr="007D7407" w:rsidRDefault="00D9001D" w:rsidP="00FB63FC">
      <w:pPr>
        <w:rPr>
          <w:lang w:val="uk-UA"/>
        </w:rPr>
      </w:pPr>
    </w:p>
    <w:p w14:paraId="7ADB2EA1" w14:textId="77777777" w:rsidR="00D9001D" w:rsidRPr="0097201A" w:rsidRDefault="00D9001D" w:rsidP="00FB63FC">
      <w:pPr>
        <w:pStyle w:val="Heading3"/>
      </w:pPr>
      <w:r w:rsidRPr="0097201A">
        <w:t>Unknow</w:t>
      </w:r>
      <w:r w:rsidR="006433C7">
        <w:t>n</w:t>
      </w:r>
      <w:r w:rsidRPr="0097201A">
        <w:t xml:space="preserve"> Errors and Exceptions</w:t>
      </w:r>
    </w:p>
    <w:p w14:paraId="4598C322" w14:textId="77777777" w:rsidR="00FB63FC" w:rsidRDefault="00D9001D" w:rsidP="00FB63FC">
      <w:r w:rsidRPr="0097201A">
        <w:t>For all the other unanticipated or unknown application exceptions/errors, the robot should:</w:t>
      </w:r>
    </w:p>
    <w:p w14:paraId="1082D7E1" w14:textId="77777777" w:rsidR="00D9001D" w:rsidRPr="00FB63FC" w:rsidRDefault="00FB63FC" w:rsidP="00FB63FC">
      <w:pPr>
        <w:spacing w:line="360" w:lineRule="auto"/>
        <w:ind w:firstLine="360"/>
      </w:pPr>
      <w:r>
        <w:br w:type="page"/>
      </w:r>
    </w:p>
    <w:p w14:paraId="06A09521" w14:textId="77777777" w:rsidR="00D9001D" w:rsidRDefault="00D9001D" w:rsidP="00FB63FC">
      <w:pPr>
        <w:pStyle w:val="Heading2"/>
      </w:pPr>
      <w:bookmarkStart w:id="51" w:name="_Toc536547252"/>
      <w:bookmarkStart w:id="52" w:name="_Toc97211749"/>
      <w:r w:rsidRPr="0097201A">
        <w:lastRenderedPageBreak/>
        <w:t>III.7 Reporting</w:t>
      </w:r>
      <w:bookmarkEnd w:id="51"/>
      <w:bookmarkEnd w:id="5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67"/>
        <w:gridCol w:w="1558"/>
        <w:gridCol w:w="1275"/>
        <w:gridCol w:w="3680"/>
        <w:gridCol w:w="2270"/>
      </w:tblGrid>
      <w:tr w:rsidR="00B71931" w:rsidRPr="00B65D06" w14:paraId="68879C3E" w14:textId="77777777" w:rsidTr="00202917">
        <w:trPr>
          <w:trHeight w:val="20"/>
        </w:trPr>
        <w:tc>
          <w:tcPr>
            <w:tcW w:w="303" w:type="pct"/>
            <w:shd w:val="clear" w:color="auto" w:fill="498CF1" w:themeFill="background2" w:themeFillShade="BF"/>
          </w:tcPr>
          <w:p w14:paraId="5985C3EA"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7BB9D94C"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23D22B07"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50C96D1B"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5A6B7C2C" w14:textId="77777777" w:rsidR="007D7407" w:rsidRPr="0097201A" w:rsidRDefault="007D7407" w:rsidP="00FB63FC">
            <w:pPr>
              <w:pStyle w:val="TableHeadingg"/>
            </w:pPr>
            <w:r w:rsidRPr="0097201A">
              <w:t>Monitoring Tool to visualise the data</w:t>
            </w:r>
          </w:p>
        </w:tc>
      </w:tr>
      <w:tr w:rsidR="00B71931" w:rsidRPr="00767335" w14:paraId="2CD18090" w14:textId="77777777" w:rsidTr="00FB63FC">
        <w:trPr>
          <w:trHeight w:val="20"/>
        </w:trPr>
        <w:tc>
          <w:tcPr>
            <w:tcW w:w="303" w:type="pct"/>
          </w:tcPr>
          <w:p w14:paraId="3581E4D2" w14:textId="77777777" w:rsidR="007D7407" w:rsidRPr="00B71931" w:rsidRDefault="007D7407" w:rsidP="00FB63FC">
            <w:pPr>
              <w:pStyle w:val="table"/>
              <w:rPr>
                <w:rStyle w:val="IntenseEmphasis"/>
              </w:rPr>
            </w:pPr>
            <w:r w:rsidRPr="00B71931">
              <w:rPr>
                <w:rStyle w:val="IntenseEmphasis"/>
              </w:rPr>
              <w:t>1</w:t>
            </w:r>
          </w:p>
        </w:tc>
        <w:tc>
          <w:tcPr>
            <w:tcW w:w="833" w:type="pct"/>
          </w:tcPr>
          <w:p w14:paraId="53340E26"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0F0FBB0C"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69877CC5"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0DCA815D"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40603B3E" w14:textId="77777777" w:rsidTr="00FB63FC">
        <w:trPr>
          <w:trHeight w:val="20"/>
        </w:trPr>
        <w:tc>
          <w:tcPr>
            <w:tcW w:w="303" w:type="pct"/>
          </w:tcPr>
          <w:p w14:paraId="7C3DDB7E" w14:textId="77777777" w:rsidR="007D7407" w:rsidRPr="00B71931" w:rsidRDefault="007D7407" w:rsidP="00FB63FC">
            <w:pPr>
              <w:pStyle w:val="table"/>
              <w:rPr>
                <w:rStyle w:val="IntenseEmphasis"/>
              </w:rPr>
            </w:pPr>
            <w:r w:rsidRPr="00B71931">
              <w:rPr>
                <w:rStyle w:val="IntenseEmphasis"/>
              </w:rPr>
              <w:t>2</w:t>
            </w:r>
          </w:p>
        </w:tc>
        <w:tc>
          <w:tcPr>
            <w:tcW w:w="833" w:type="pct"/>
          </w:tcPr>
          <w:p w14:paraId="6C1A600A"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4AE355CB"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0E5F37D2"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75ED3C6B" w14:textId="77777777" w:rsidR="007D7407" w:rsidRPr="00B71931" w:rsidRDefault="007D7407" w:rsidP="00FB63FC">
            <w:pPr>
              <w:pStyle w:val="table"/>
              <w:rPr>
                <w:rStyle w:val="IntenseEmphasis"/>
              </w:rPr>
            </w:pPr>
          </w:p>
        </w:tc>
        <w:tc>
          <w:tcPr>
            <w:tcW w:w="1214" w:type="pct"/>
          </w:tcPr>
          <w:p w14:paraId="2933B980"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62FDB16A" w14:textId="77777777" w:rsidTr="00FB63FC">
        <w:trPr>
          <w:trHeight w:val="20"/>
        </w:trPr>
        <w:tc>
          <w:tcPr>
            <w:tcW w:w="303" w:type="pct"/>
          </w:tcPr>
          <w:p w14:paraId="46CD87E6" w14:textId="77777777" w:rsidR="007D7407" w:rsidRPr="00B71931" w:rsidRDefault="007D7407" w:rsidP="00FB63FC">
            <w:pPr>
              <w:pStyle w:val="table"/>
              <w:rPr>
                <w:rStyle w:val="IntenseEmphasis"/>
              </w:rPr>
            </w:pPr>
            <w:r w:rsidRPr="00B71931">
              <w:rPr>
                <w:rStyle w:val="IntenseEmphasis"/>
              </w:rPr>
              <w:t>3</w:t>
            </w:r>
          </w:p>
        </w:tc>
        <w:tc>
          <w:tcPr>
            <w:tcW w:w="833" w:type="pct"/>
          </w:tcPr>
          <w:p w14:paraId="55E35C3E"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0E56A0A0"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2C5CD565"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073512C"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1E4A14B5" w14:textId="77777777" w:rsidTr="00FB63FC">
        <w:trPr>
          <w:trHeight w:val="20"/>
        </w:trPr>
        <w:tc>
          <w:tcPr>
            <w:tcW w:w="303" w:type="pct"/>
          </w:tcPr>
          <w:p w14:paraId="398C24B3" w14:textId="77777777" w:rsidR="007D7407" w:rsidRPr="00B71931" w:rsidRDefault="007D7407" w:rsidP="00FB63FC">
            <w:pPr>
              <w:pStyle w:val="table"/>
              <w:rPr>
                <w:rStyle w:val="IntenseEmphasis"/>
              </w:rPr>
            </w:pPr>
            <w:r w:rsidRPr="00B71931">
              <w:rPr>
                <w:rStyle w:val="IntenseEmphasis"/>
              </w:rPr>
              <w:t>4</w:t>
            </w:r>
          </w:p>
        </w:tc>
        <w:tc>
          <w:tcPr>
            <w:tcW w:w="833" w:type="pct"/>
          </w:tcPr>
          <w:p w14:paraId="5068A943"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5A325F0F"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5975959E"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0EF9C011"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404E9AF5" w14:textId="77777777" w:rsidTr="00FB63FC">
        <w:trPr>
          <w:trHeight w:val="20"/>
        </w:trPr>
        <w:tc>
          <w:tcPr>
            <w:tcW w:w="303" w:type="pct"/>
          </w:tcPr>
          <w:p w14:paraId="1B093700" w14:textId="77777777" w:rsidR="007D7407" w:rsidRPr="00B71931" w:rsidRDefault="007D7407" w:rsidP="00FB63FC">
            <w:pPr>
              <w:pStyle w:val="table"/>
              <w:rPr>
                <w:rStyle w:val="IntenseEmphasis"/>
              </w:rPr>
            </w:pPr>
            <w:r w:rsidRPr="00B71931">
              <w:rPr>
                <w:rStyle w:val="IntenseEmphasis"/>
              </w:rPr>
              <w:t>5</w:t>
            </w:r>
          </w:p>
        </w:tc>
        <w:tc>
          <w:tcPr>
            <w:tcW w:w="833" w:type="pct"/>
          </w:tcPr>
          <w:p w14:paraId="4B8FCD45"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66C2BAD6"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57869DB9"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25DB751" w14:textId="77777777" w:rsidR="007D7407" w:rsidRPr="00B71931" w:rsidRDefault="007D7407" w:rsidP="00FB63FC">
            <w:pPr>
              <w:pStyle w:val="table"/>
              <w:rPr>
                <w:rStyle w:val="IntenseEmphasis"/>
              </w:rPr>
            </w:pPr>
            <w:r w:rsidRPr="00B71931">
              <w:rPr>
                <w:rStyle w:val="IntenseEmphasis"/>
              </w:rPr>
              <w:t>Csv file posted daily on drive</w:t>
            </w:r>
          </w:p>
        </w:tc>
      </w:tr>
    </w:tbl>
    <w:p w14:paraId="229B7E80"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4250B1A4" w14:textId="77777777" w:rsidR="00D9001D" w:rsidRPr="0097201A" w:rsidRDefault="00D9001D" w:rsidP="00403BE5">
      <w:pPr>
        <w:pStyle w:val="Heading1"/>
        <w:numPr>
          <w:ilvl w:val="0"/>
          <w:numId w:val="8"/>
        </w:numPr>
        <w:ind w:left="0" w:firstLine="0"/>
      </w:pPr>
      <w:bookmarkStart w:id="53" w:name="_Toc536547253"/>
      <w:bookmarkStart w:id="54" w:name="_Toc97211750"/>
      <w:r w:rsidRPr="0097201A">
        <w:t>Other Observations</w:t>
      </w:r>
      <w:bookmarkEnd w:id="53"/>
      <w:bookmarkEnd w:id="54"/>
    </w:p>
    <w:p w14:paraId="2CBBC2D0" w14:textId="77777777" w:rsidR="00D9001D" w:rsidRPr="00B71931" w:rsidRDefault="00D9001D" w:rsidP="00D07FEC">
      <w:r w:rsidRPr="00B71931">
        <w:t>Include below any other relevant observations you consider needed to be documented here.</w:t>
      </w:r>
    </w:p>
    <w:p w14:paraId="3A2D5E0F"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797E3DA3"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7B0F8E66" w14:textId="77777777" w:rsidR="00D9001D" w:rsidRPr="0097201A" w:rsidRDefault="00D9001D" w:rsidP="00403BE5">
      <w:pPr>
        <w:pStyle w:val="Heading1"/>
        <w:numPr>
          <w:ilvl w:val="0"/>
          <w:numId w:val="9"/>
        </w:numPr>
        <w:ind w:left="0" w:firstLine="0"/>
      </w:pPr>
      <w:bookmarkStart w:id="55" w:name="_Toc536547254"/>
      <w:bookmarkStart w:id="56" w:name="_Toc97211751"/>
      <w:r w:rsidRPr="00D07FEC">
        <w:lastRenderedPageBreak/>
        <w:t>Additional</w:t>
      </w:r>
      <w:r w:rsidRPr="0097201A">
        <w:t xml:space="preserve"> sources of process documentation</w:t>
      </w:r>
      <w:bookmarkEnd w:id="55"/>
      <w:bookmarkEnd w:id="56"/>
    </w:p>
    <w:p w14:paraId="1ED6C662" w14:textId="77777777" w:rsidR="00D9001D" w:rsidRDefault="00D9001D" w:rsidP="00D07FEC">
      <w:r w:rsidRPr="0097201A">
        <w:t>If there is additional material created to support the process automation please mention it here, along with the supported documentation provided.</w:t>
      </w:r>
    </w:p>
    <w:p w14:paraId="308563A9"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117F8E77" w14:textId="77777777" w:rsidTr="00202917">
        <w:trPr>
          <w:trHeight w:val="20"/>
        </w:trPr>
        <w:tc>
          <w:tcPr>
            <w:tcW w:w="5000" w:type="pct"/>
            <w:gridSpan w:val="3"/>
            <w:shd w:val="clear" w:color="auto" w:fill="498CF1" w:themeFill="background2" w:themeFillShade="BF"/>
          </w:tcPr>
          <w:p w14:paraId="084D1DDE" w14:textId="77777777" w:rsidR="00B71931" w:rsidRPr="0097201A" w:rsidRDefault="00B71931" w:rsidP="00FB63FC">
            <w:pPr>
              <w:pStyle w:val="TableHeadingg"/>
            </w:pPr>
            <w:r w:rsidRPr="0097201A">
              <w:t>Additional Process Documentation</w:t>
            </w:r>
          </w:p>
        </w:tc>
      </w:tr>
      <w:tr w:rsidR="00B71931" w:rsidRPr="00767335" w14:paraId="06365982" w14:textId="77777777" w:rsidTr="00FB63FC">
        <w:trPr>
          <w:trHeight w:val="20"/>
        </w:trPr>
        <w:tc>
          <w:tcPr>
            <w:tcW w:w="1590" w:type="pct"/>
          </w:tcPr>
          <w:p w14:paraId="65892346"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591B2F89"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02FB8552"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69929C8C" w14:textId="77777777" w:rsidTr="00FB63FC">
        <w:trPr>
          <w:trHeight w:val="20"/>
        </w:trPr>
        <w:tc>
          <w:tcPr>
            <w:tcW w:w="1590" w:type="pct"/>
          </w:tcPr>
          <w:p w14:paraId="6E1484FA"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243E56DC" w14:textId="77777777" w:rsidR="00B71931" w:rsidRPr="00B71931" w:rsidRDefault="00B71931" w:rsidP="00FB63FC">
            <w:pPr>
              <w:pStyle w:val="table"/>
              <w:rPr>
                <w:rStyle w:val="IntenseEmphasis"/>
              </w:rPr>
            </w:pPr>
          </w:p>
        </w:tc>
        <w:tc>
          <w:tcPr>
            <w:tcW w:w="1517" w:type="pct"/>
          </w:tcPr>
          <w:p w14:paraId="0696FDC8"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407406FD" w14:textId="77777777" w:rsidTr="00FB63FC">
        <w:trPr>
          <w:trHeight w:val="20"/>
        </w:trPr>
        <w:tc>
          <w:tcPr>
            <w:tcW w:w="1590" w:type="pct"/>
          </w:tcPr>
          <w:p w14:paraId="388C9E39" w14:textId="77777777" w:rsidR="00B71931" w:rsidRPr="00B71931" w:rsidRDefault="00B71931" w:rsidP="00FB63FC">
            <w:pPr>
              <w:pStyle w:val="table"/>
            </w:pPr>
            <w:r w:rsidRPr="00B71931">
              <w:t>Business Rules Library</w:t>
            </w:r>
            <w:r w:rsidRPr="00B71931">
              <w:br/>
              <w:t>(Optional)</w:t>
            </w:r>
          </w:p>
        </w:tc>
        <w:tc>
          <w:tcPr>
            <w:tcW w:w="1893" w:type="pct"/>
          </w:tcPr>
          <w:p w14:paraId="059EB1C0"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3415B957"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63CE1CCA" w14:textId="77777777" w:rsidTr="00FB63FC">
        <w:trPr>
          <w:trHeight w:val="20"/>
        </w:trPr>
        <w:tc>
          <w:tcPr>
            <w:tcW w:w="1590" w:type="pct"/>
          </w:tcPr>
          <w:p w14:paraId="3E3CDD38" w14:textId="77777777" w:rsidR="00B71931" w:rsidRPr="00B71931" w:rsidRDefault="00B71931" w:rsidP="00FB63FC">
            <w:pPr>
              <w:pStyle w:val="table"/>
            </w:pPr>
            <w:r w:rsidRPr="00B71931">
              <w:t>Other documentation</w:t>
            </w:r>
            <w:r w:rsidRPr="00B71931">
              <w:br/>
              <w:t>(Optional)</w:t>
            </w:r>
          </w:p>
        </w:tc>
        <w:tc>
          <w:tcPr>
            <w:tcW w:w="1893" w:type="pct"/>
          </w:tcPr>
          <w:p w14:paraId="3FFF87DC"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490BC695" w14:textId="77777777" w:rsidR="00B71931" w:rsidRPr="00B71931" w:rsidRDefault="00B71931" w:rsidP="00FB63FC">
            <w:pPr>
              <w:pStyle w:val="table"/>
              <w:rPr>
                <w:rStyle w:val="IntenseEmphasis"/>
              </w:rPr>
            </w:pPr>
            <w:r w:rsidRPr="00B71931">
              <w:rPr>
                <w:rStyle w:val="IntenseEmphasis"/>
              </w:rPr>
              <w:t>Insert any relevant comments</w:t>
            </w:r>
          </w:p>
        </w:tc>
      </w:tr>
    </w:tbl>
    <w:p w14:paraId="75336957"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30"/>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9B1A0" w14:textId="77777777" w:rsidR="0004327D" w:rsidRDefault="0004327D" w:rsidP="00FB63FC">
      <w:r>
        <w:separator/>
      </w:r>
    </w:p>
  </w:endnote>
  <w:endnote w:type="continuationSeparator" w:id="0">
    <w:p w14:paraId="51D366CE" w14:textId="77777777" w:rsidR="0004327D" w:rsidRDefault="0004327D"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altName w:val="Arial"/>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81CE5"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29C4297E" wp14:editId="657886D6">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20"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5BD9A532" wp14:editId="47A346C1">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1"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2A339424" w14:textId="77777777" w:rsidR="00E27370" w:rsidRDefault="00E27370" w:rsidP="00FB63FC">
        <w:r>
          <w:t>[Type here]</w:t>
        </w:r>
      </w:p>
    </w:sdtContent>
  </w:sdt>
  <w:p w14:paraId="17C7059E"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825A0" w14:textId="77777777" w:rsidR="0004327D" w:rsidRDefault="0004327D" w:rsidP="00FB63FC">
      <w:r>
        <w:separator/>
      </w:r>
    </w:p>
  </w:footnote>
  <w:footnote w:type="continuationSeparator" w:id="0">
    <w:p w14:paraId="1228EEE9" w14:textId="77777777" w:rsidR="0004327D" w:rsidRDefault="0004327D"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0AC21EE"/>
    <w:multiLevelType w:val="hybridMultilevel"/>
    <w:tmpl w:val="BDF6374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9"/>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2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anu Rvk">
    <w15:presenceInfo w15:providerId="Windows Live" w15:userId="a69da0656a492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1470"/>
    <w:rsid w:val="00012C15"/>
    <w:rsid w:val="00012DA5"/>
    <w:rsid w:val="00017A97"/>
    <w:rsid w:val="00020F9E"/>
    <w:rsid w:val="00033413"/>
    <w:rsid w:val="00037DDC"/>
    <w:rsid w:val="000403E8"/>
    <w:rsid w:val="000417F9"/>
    <w:rsid w:val="0004327D"/>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07896"/>
    <w:rsid w:val="00111FA6"/>
    <w:rsid w:val="00115761"/>
    <w:rsid w:val="0011609C"/>
    <w:rsid w:val="0012326B"/>
    <w:rsid w:val="00126FF1"/>
    <w:rsid w:val="001320BF"/>
    <w:rsid w:val="001322E0"/>
    <w:rsid w:val="0015744F"/>
    <w:rsid w:val="00157E2A"/>
    <w:rsid w:val="00162E0C"/>
    <w:rsid w:val="00170C82"/>
    <w:rsid w:val="0017128D"/>
    <w:rsid w:val="00171B38"/>
    <w:rsid w:val="001724F6"/>
    <w:rsid w:val="0018642D"/>
    <w:rsid w:val="00186F00"/>
    <w:rsid w:val="00194ED3"/>
    <w:rsid w:val="00195374"/>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01E8"/>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B3462"/>
    <w:rsid w:val="004C3BED"/>
    <w:rsid w:val="004D4988"/>
    <w:rsid w:val="004D53AE"/>
    <w:rsid w:val="004D6D3B"/>
    <w:rsid w:val="004E3995"/>
    <w:rsid w:val="004E40B7"/>
    <w:rsid w:val="004F0141"/>
    <w:rsid w:val="004F6E05"/>
    <w:rsid w:val="00510C73"/>
    <w:rsid w:val="0052253F"/>
    <w:rsid w:val="00522EAB"/>
    <w:rsid w:val="00523AD4"/>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85823"/>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04A30"/>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B62E1"/>
    <w:rsid w:val="007C1315"/>
    <w:rsid w:val="007C29F3"/>
    <w:rsid w:val="007C5A8E"/>
    <w:rsid w:val="007C7496"/>
    <w:rsid w:val="007D151D"/>
    <w:rsid w:val="007D49EA"/>
    <w:rsid w:val="007D577F"/>
    <w:rsid w:val="007D7407"/>
    <w:rsid w:val="007F2169"/>
    <w:rsid w:val="007F3D8D"/>
    <w:rsid w:val="007F4E44"/>
    <w:rsid w:val="008035FD"/>
    <w:rsid w:val="008044FF"/>
    <w:rsid w:val="00823FAF"/>
    <w:rsid w:val="00824635"/>
    <w:rsid w:val="00825F9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1DC4"/>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BF19FC"/>
    <w:rsid w:val="00C01496"/>
    <w:rsid w:val="00C043E6"/>
    <w:rsid w:val="00C21E93"/>
    <w:rsid w:val="00C22560"/>
    <w:rsid w:val="00C22B70"/>
    <w:rsid w:val="00C276BE"/>
    <w:rsid w:val="00C308A7"/>
    <w:rsid w:val="00C32AE1"/>
    <w:rsid w:val="00C379F1"/>
    <w:rsid w:val="00C43BE7"/>
    <w:rsid w:val="00C52E4D"/>
    <w:rsid w:val="00C57406"/>
    <w:rsid w:val="00C60A16"/>
    <w:rsid w:val="00C60CDF"/>
    <w:rsid w:val="00C62D23"/>
    <w:rsid w:val="00C66691"/>
    <w:rsid w:val="00C66AD0"/>
    <w:rsid w:val="00C74974"/>
    <w:rsid w:val="00C76A45"/>
    <w:rsid w:val="00C821B6"/>
    <w:rsid w:val="00C966CE"/>
    <w:rsid w:val="00CA1CFC"/>
    <w:rsid w:val="00CB4CBD"/>
    <w:rsid w:val="00CC2979"/>
    <w:rsid w:val="00CD50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6D32F1"/>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svg"/><Relationship Id="rId30" Type="http://schemas.openxmlformats.org/officeDocument/2006/relationships/footer" Target="footer2.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Pages>
  <Words>1987</Words>
  <Characters>11329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Madanu Rvk</cp:lastModifiedBy>
  <cp:revision>48</cp:revision>
  <cp:lastPrinted>2004-05-28T22:55:00Z</cp:lastPrinted>
  <dcterms:created xsi:type="dcterms:W3CDTF">2019-10-08T22:11:00Z</dcterms:created>
  <dcterms:modified xsi:type="dcterms:W3CDTF">2024-05-09T14:35:00Z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